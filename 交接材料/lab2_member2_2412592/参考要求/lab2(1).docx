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A0690">
      <w:pPr>
        <w:pStyle w:val="2"/>
        <w:keepNext w:val="0"/>
        <w:keepLines w:val="0"/>
        <w:widowControl/>
        <w:suppressLineNumbers w:val="0"/>
        <w:shd w:val="clear" w:fill="FFFFFF"/>
        <w:spacing w:before="0" w:beforeAutospacing="0" w:after="178" w:afterAutospacing="0"/>
        <w:ind w:left="0" w:right="0" w:firstLine="0"/>
        <w:rPr>
          <w:rFonts w:ascii="Helvetica" w:hAnsi="Helvetica" w:eastAsia="Helvetica" w:cs="Helvetica"/>
          <w:b/>
          <w:bCs/>
          <w:i w:val="0"/>
          <w:iCs w:val="0"/>
          <w:caps w:val="0"/>
          <w:color w:val="333333"/>
          <w:spacing w:val="2"/>
          <w:sz w:val="42"/>
          <w:szCs w:val="42"/>
        </w:rPr>
      </w:pPr>
      <w:r>
        <w:rPr>
          <w:rFonts w:hint="default" w:ascii="Helvetica" w:hAnsi="Helvetica" w:eastAsia="Helvetica" w:cs="Helvetica"/>
          <w:b/>
          <w:bCs/>
          <w:i w:val="0"/>
          <w:iCs w:val="0"/>
          <w:caps w:val="0"/>
          <w:color w:val="333333"/>
          <w:spacing w:val="2"/>
          <w:sz w:val="42"/>
          <w:szCs w:val="42"/>
          <w:shd w:val="clear" w:fill="FFFFFF"/>
        </w:rPr>
        <w:t>lab2:物理内存和页表</w:t>
      </w:r>
    </w:p>
    <w:p w14:paraId="3A31DC61">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实验一过后大家做出来了一个可以启动的系统，实验二主要涉及操作系统的物理内存管理。操作系统为了使用内存，还需高效地管理内存资源。在实验二中大家会了解并且自己动手完成一个简单的物理内存管理系统。</w:t>
      </w:r>
    </w:p>
    <w:p w14:paraId="5CA6F3F8"/>
    <w:p w14:paraId="10A1EE87">
      <w:pPr>
        <w:pStyle w:val="3"/>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6"/>
          <w:szCs w:val="36"/>
        </w:rPr>
      </w:pPr>
      <w:r>
        <w:rPr>
          <w:rFonts w:hint="default" w:ascii="Helvetica" w:hAnsi="Helvetica" w:eastAsia="Helvetica" w:cs="Helvetica"/>
          <w:b/>
          <w:bCs/>
          <w:i w:val="0"/>
          <w:iCs w:val="0"/>
          <w:caps w:val="0"/>
          <w:color w:val="333333"/>
          <w:spacing w:val="2"/>
          <w:sz w:val="36"/>
          <w:szCs w:val="36"/>
          <w:shd w:val="clear" w:fill="FFFFFF"/>
        </w:rPr>
        <w:t>实验目的</w:t>
      </w:r>
    </w:p>
    <w:p w14:paraId="119C8425">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理解页表的建立和使用方法</w:t>
      </w:r>
    </w:p>
    <w:p w14:paraId="09A02E3A">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理解物理内存的管理方法</w:t>
      </w:r>
    </w:p>
    <w:p w14:paraId="43240E3F">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理解页面分配算法</w:t>
      </w:r>
    </w:p>
    <w:p w14:paraId="45AC03AA">
      <w:pPr>
        <w:pStyle w:val="3"/>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6"/>
          <w:szCs w:val="36"/>
        </w:rPr>
      </w:pPr>
      <w:r>
        <w:rPr>
          <w:rFonts w:hint="default" w:ascii="Helvetica" w:hAnsi="Helvetica" w:eastAsia="Helvetica" w:cs="Helvetica"/>
          <w:b/>
          <w:bCs/>
          <w:i w:val="0"/>
          <w:iCs w:val="0"/>
          <w:caps w:val="0"/>
          <w:color w:val="333333"/>
          <w:spacing w:val="2"/>
          <w:sz w:val="36"/>
          <w:szCs w:val="36"/>
          <w:shd w:val="clear" w:fill="FFFFFF"/>
        </w:rPr>
        <w:t>实验内容</w:t>
      </w:r>
    </w:p>
    <w:p w14:paraId="027CA88D">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实验一过后大家做出来了一个可以启动的系统，实验二主要涉及操作系统的物理内存管理。操作系统为了使用内存，还需高效地管理内存资源。本次实验我们会了解如何发现系统中的物理内存，然后学习如何建立对物理内存的初步管理，即了解连续物理内存管理，最后掌握页表相关的操作，即如何建立页表来实现虚拟内存到物理内存之间的映射，帮助我们对段页式内存管理机制有一个比较全面的了解。本次的实验主要是在实验一的基础上完成物理内存管理，并建立一个最简单的页表映射。</w:t>
      </w:r>
    </w:p>
    <w:p w14:paraId="639BF9F5"/>
    <w:p w14:paraId="7B11A3B8">
      <w:pPr>
        <w:pStyle w:val="4"/>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1"/>
          <w:szCs w:val="31"/>
        </w:rPr>
      </w:pPr>
      <w:r>
        <w:rPr>
          <w:rFonts w:hint="default" w:ascii="Helvetica" w:hAnsi="Helvetica" w:eastAsia="Helvetica" w:cs="Helvetica"/>
          <w:b/>
          <w:bCs/>
          <w:i w:val="0"/>
          <w:iCs w:val="0"/>
          <w:caps w:val="0"/>
          <w:color w:val="333333"/>
          <w:spacing w:val="2"/>
          <w:sz w:val="31"/>
          <w:szCs w:val="31"/>
          <w:shd w:val="clear" w:fill="FFFFFF"/>
        </w:rPr>
        <w:t>练习</w:t>
      </w:r>
    </w:p>
    <w:p w14:paraId="7C390A4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本实验围绕物理内存的发现、初始化和分配展开：内核首先选择并初始化物理内存管理器，再从设备树获取物理内存范围，由</w:t>
      </w:r>
      <w:r>
        <w:rPr>
          <w:rStyle w:val="14"/>
          <w:rFonts w:ascii="Consolas" w:hAnsi="Consolas" w:eastAsia="Consolas" w:cs="Consolas"/>
          <w:i w:val="0"/>
          <w:iCs w:val="0"/>
          <w:caps w:val="0"/>
          <w:color w:val="333333"/>
          <w:spacing w:val="2"/>
          <w:sz w:val="17"/>
          <w:szCs w:val="17"/>
          <w:bdr w:val="none" w:color="auto" w:sz="0" w:space="0"/>
          <w:shd w:val="clear" w:fill="F7F7F7"/>
        </w:rPr>
        <w:t>page_init()</w:t>
      </w:r>
      <w:r>
        <w:rPr>
          <w:rFonts w:hint="default" w:ascii="Helvetica" w:hAnsi="Helvetica" w:eastAsia="Helvetica" w:cs="Helvetica"/>
          <w:i w:val="0"/>
          <w:iCs w:val="0"/>
          <w:caps w:val="0"/>
          <w:color w:val="333333"/>
          <w:spacing w:val="2"/>
          <w:sz w:val="24"/>
          <w:szCs w:val="24"/>
          <w:shd w:val="clear" w:fill="FFFFFF"/>
        </w:rPr>
        <w:t>建立物理页描述符并将可用页面交给物理内存管理器；随后在理解 First-Fit 分配流程的基础上，实现并接入 Best-Fit 分配器，并通过 Buddy System 和 SLUB 扩展任务进一步理解页级分配与任意大小内存对象分配。整体实现链可以概括为</w:t>
      </w:r>
      <w:r>
        <w:rPr>
          <w:rStyle w:val="14"/>
          <w:rFonts w:hint="default" w:ascii="Consolas" w:hAnsi="Consolas" w:eastAsia="Consolas" w:cs="Consolas"/>
          <w:i w:val="0"/>
          <w:iCs w:val="0"/>
          <w:caps w:val="0"/>
          <w:color w:val="333333"/>
          <w:spacing w:val="2"/>
          <w:sz w:val="17"/>
          <w:szCs w:val="17"/>
          <w:bdr w:val="none" w:color="auto" w:sz="0" w:space="0"/>
          <w:shd w:val="clear" w:fill="F7F7F7"/>
        </w:rPr>
        <w:t>pmm_init() -&gt; init_pmm_manager() -&gt; page_init() -&gt; init_memmap() -&gt; alloc_pages()/free_pages()</w:t>
      </w:r>
      <w:r>
        <w:rPr>
          <w:rFonts w:hint="default" w:ascii="Helvetica" w:hAnsi="Helvetica" w:eastAsia="Helvetica" w:cs="Helvetica"/>
          <w:i w:val="0"/>
          <w:iCs w:val="0"/>
          <w:caps w:val="0"/>
          <w:color w:val="333333"/>
          <w:spacing w:val="2"/>
          <w:sz w:val="24"/>
          <w:szCs w:val="24"/>
          <w:shd w:val="clear" w:fill="FFFFFF"/>
        </w:rPr>
        <w:t>，最终使内核能够识别、组织和分配可用物理内存。</w:t>
      </w:r>
    </w:p>
    <w:p w14:paraId="30321E5E">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功能模块一：物理内存初始化功能</w:t>
      </w:r>
    </w:p>
    <w:p w14:paraId="48C38D0E">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任务一：实现物理内存探测与页描述符初始化功能（设计提示词借助 AI 完成）</w:t>
      </w:r>
    </w:p>
    <w:p w14:paraId="0CADADEF">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要求实现的函数有：</w:t>
      </w:r>
    </w:p>
    <w:p w14:paraId="109F6B0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page_init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kern</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mm</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pmm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c</w:t>
      </w:r>
      <w:r>
        <w:rPr>
          <w:rFonts w:hint="default" w:ascii="Consolas" w:hAnsi="Consolas" w:eastAsia="Consolas" w:cs="Consolas"/>
          <w:i w:val="0"/>
          <w:iCs w:val="0"/>
          <w:caps w:val="0"/>
          <w:color w:val="CCCCCC"/>
          <w:spacing w:val="2"/>
          <w:sz w:val="17"/>
          <w:szCs w:val="17"/>
          <w:bdr w:val="none" w:color="auto" w:sz="0" w:space="0"/>
          <w:shd w:val="clear" w:fill="2D2D2D"/>
        </w:rPr>
        <w:t>)</w:t>
      </w:r>
    </w:p>
    <w:p w14:paraId="7B48E19E">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功能与接口说明：根据设备树提供的物理内存信息建立可管理物理页的描述符布局，并把排除 OpenSBI、内核镜像和描述符数组占用空间后的完整空闲页面交给当前</w:t>
      </w:r>
      <w:r>
        <w:rPr>
          <w:rStyle w:val="14"/>
          <w:rFonts w:hint="default" w:ascii="Consolas" w:hAnsi="Consolas" w:eastAsia="Consolas" w:cs="Consolas"/>
          <w:i w:val="0"/>
          <w:iCs w:val="0"/>
          <w:caps w:val="0"/>
          <w:color w:val="333333"/>
          <w:spacing w:val="2"/>
          <w:sz w:val="17"/>
          <w:szCs w:val="17"/>
          <w:bdr w:val="none" w:color="auto" w:sz="0" w:space="0"/>
          <w:shd w:val="clear" w:fill="F7F7F7"/>
        </w:rPr>
        <w:t>pmm_manager</w:t>
      </w:r>
      <w:r>
        <w:rPr>
          <w:rFonts w:hint="default" w:ascii="Helvetica" w:hAnsi="Helvetica" w:eastAsia="Helvetica" w:cs="Helvetica"/>
          <w:i w:val="0"/>
          <w:iCs w:val="0"/>
          <w:caps w:val="0"/>
          <w:color w:val="333333"/>
          <w:spacing w:val="2"/>
          <w:sz w:val="24"/>
          <w:szCs w:val="24"/>
          <w:shd w:val="clear" w:fill="FFFFFF"/>
        </w:rPr>
        <w:t>管理，为后续页面分配提供正确的初始状态。</w:t>
      </w:r>
      <w:r>
        <w:rPr>
          <w:rStyle w:val="14"/>
          <w:rFonts w:hint="default" w:ascii="Consolas" w:hAnsi="Consolas" w:eastAsia="Consolas" w:cs="Consolas"/>
          <w:i w:val="0"/>
          <w:iCs w:val="0"/>
          <w:caps w:val="0"/>
          <w:color w:val="333333"/>
          <w:spacing w:val="2"/>
          <w:sz w:val="17"/>
          <w:szCs w:val="17"/>
          <w:bdr w:val="none" w:color="auto" w:sz="0" w:space="0"/>
          <w:shd w:val="clear" w:fill="F7F7F7"/>
        </w:rPr>
        <w:t>page_init()</w:t>
      </w:r>
      <w:r>
        <w:rPr>
          <w:rFonts w:hint="default" w:ascii="Helvetica" w:hAnsi="Helvetica" w:eastAsia="Helvetica" w:cs="Helvetica"/>
          <w:i w:val="0"/>
          <w:iCs w:val="0"/>
          <w:caps w:val="0"/>
          <w:color w:val="333333"/>
          <w:spacing w:val="2"/>
          <w:sz w:val="24"/>
          <w:szCs w:val="24"/>
          <w:shd w:val="clear" w:fill="FFFFFF"/>
        </w:rPr>
        <w:t>不接收参数也不返回结果，由</w:t>
      </w:r>
      <w:r>
        <w:rPr>
          <w:rStyle w:val="14"/>
          <w:rFonts w:hint="default" w:ascii="Consolas" w:hAnsi="Consolas" w:eastAsia="Consolas" w:cs="Consolas"/>
          <w:i w:val="0"/>
          <w:iCs w:val="0"/>
          <w:caps w:val="0"/>
          <w:color w:val="333333"/>
          <w:spacing w:val="2"/>
          <w:sz w:val="17"/>
          <w:szCs w:val="17"/>
          <w:bdr w:val="none" w:color="auto" w:sz="0" w:space="0"/>
          <w:shd w:val="clear" w:fill="F7F7F7"/>
        </w:rPr>
        <w:t>pmm_init()</w:t>
      </w:r>
      <w:r>
        <w:rPr>
          <w:rFonts w:hint="default" w:ascii="Helvetica" w:hAnsi="Helvetica" w:eastAsia="Helvetica" w:cs="Helvetica"/>
          <w:i w:val="0"/>
          <w:iCs w:val="0"/>
          <w:caps w:val="0"/>
          <w:color w:val="333333"/>
          <w:spacing w:val="2"/>
          <w:sz w:val="24"/>
          <w:szCs w:val="24"/>
          <w:shd w:val="clear" w:fill="FFFFFF"/>
        </w:rPr>
        <w:t>调用；成功返回时应正确设置</w:t>
      </w:r>
      <w:r>
        <w:rPr>
          <w:rStyle w:val="14"/>
          <w:rFonts w:hint="default" w:ascii="Consolas" w:hAnsi="Consolas" w:eastAsia="Consolas" w:cs="Consolas"/>
          <w:i w:val="0"/>
          <w:iCs w:val="0"/>
          <w:caps w:val="0"/>
          <w:color w:val="333333"/>
          <w:spacing w:val="2"/>
          <w:sz w:val="17"/>
          <w:szCs w:val="17"/>
          <w:bdr w:val="none" w:color="auto" w:sz="0" w:space="0"/>
          <w:shd w:val="clear" w:fill="F7F7F7"/>
        </w:rPr>
        <w:t>va_pa_offset</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npage</w:t>
      </w:r>
      <w:r>
        <w:rPr>
          <w:rFonts w:hint="default" w:ascii="Helvetica" w:hAnsi="Helvetica" w:eastAsia="Helvetica" w:cs="Helvetica"/>
          <w:i w:val="0"/>
          <w:iCs w:val="0"/>
          <w:caps w:val="0"/>
          <w:color w:val="333333"/>
          <w:spacing w:val="2"/>
          <w:sz w:val="24"/>
          <w:szCs w:val="24"/>
          <w:shd w:val="clear" w:fill="FFFFFF"/>
        </w:rPr>
        <w:t>和</w:t>
      </w:r>
      <w:r>
        <w:rPr>
          <w:rStyle w:val="14"/>
          <w:rFonts w:hint="default" w:ascii="Consolas" w:hAnsi="Consolas" w:eastAsia="Consolas" w:cs="Consolas"/>
          <w:i w:val="0"/>
          <w:iCs w:val="0"/>
          <w:caps w:val="0"/>
          <w:color w:val="333333"/>
          <w:spacing w:val="2"/>
          <w:sz w:val="17"/>
          <w:szCs w:val="17"/>
          <w:bdr w:val="none" w:color="auto" w:sz="0" w:space="0"/>
          <w:shd w:val="clear" w:fill="F7F7F7"/>
        </w:rPr>
        <w:t>pages</w:t>
      </w:r>
      <w:r>
        <w:rPr>
          <w:rFonts w:hint="default" w:ascii="Helvetica" w:hAnsi="Helvetica" w:eastAsia="Helvetica" w:cs="Helvetica"/>
          <w:i w:val="0"/>
          <w:iCs w:val="0"/>
          <w:caps w:val="0"/>
          <w:color w:val="333333"/>
          <w:spacing w:val="2"/>
          <w:sz w:val="24"/>
          <w:szCs w:val="24"/>
          <w:shd w:val="clear" w:fill="FFFFFF"/>
        </w:rPr>
        <w:t>，输出探测到的物理内存范围，并完成当前物理内存管理器初始空闲区的注册。</w:t>
      </w:r>
    </w:p>
    <w:p w14:paraId="07947B6E">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实现约束与可用资源：必须区分虚拟地址、物理地址、物理页号和</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描述符地址，正确处理可管理上界和页面对齐，并确保内核及描述符数组不会进入空闲区；设备树信息无效时应终止初始化，没有可用完整页面时不得调用</w:t>
      </w:r>
      <w:r>
        <w:rPr>
          <w:rStyle w:val="14"/>
          <w:rFonts w:hint="default" w:ascii="Consolas" w:hAnsi="Consolas" w:eastAsia="Consolas" w:cs="Consolas"/>
          <w:i w:val="0"/>
          <w:iCs w:val="0"/>
          <w:caps w:val="0"/>
          <w:color w:val="333333"/>
          <w:spacing w:val="2"/>
          <w:sz w:val="17"/>
          <w:szCs w:val="17"/>
          <w:bdr w:val="none" w:color="auto" w:sz="0" w:space="0"/>
          <w:shd w:val="clear" w:fill="F7F7F7"/>
        </w:rPr>
        <w:t>init_memmap()</w:t>
      </w:r>
      <w:r>
        <w:rPr>
          <w:rFonts w:hint="default" w:ascii="Helvetica" w:hAnsi="Helvetica" w:eastAsia="Helvetica" w:cs="Helvetica"/>
          <w:i w:val="0"/>
          <w:iCs w:val="0"/>
          <w:caps w:val="0"/>
          <w:color w:val="333333"/>
          <w:spacing w:val="2"/>
          <w:sz w:val="24"/>
          <w:szCs w:val="24"/>
          <w:shd w:val="clear" w:fill="FFFFFF"/>
        </w:rPr>
        <w:t>。实现过程中可以使用</w:t>
      </w:r>
      <w:r>
        <w:rPr>
          <w:rStyle w:val="14"/>
          <w:rFonts w:hint="default" w:ascii="Consolas" w:hAnsi="Consolas" w:eastAsia="Consolas" w:cs="Consolas"/>
          <w:i w:val="0"/>
          <w:iCs w:val="0"/>
          <w:caps w:val="0"/>
          <w:color w:val="333333"/>
          <w:spacing w:val="2"/>
          <w:sz w:val="17"/>
          <w:szCs w:val="17"/>
          <w:bdr w:val="none" w:color="auto" w:sz="0" w:space="0"/>
          <w:shd w:val="clear" w:fill="F7F7F7"/>
        </w:rPr>
        <w:t>get_memory_base()</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get_memory_size()</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panic()</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cprintf()</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init_memmap()</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pa2page()</w:t>
      </w:r>
      <w:r>
        <w:rPr>
          <w:rFonts w:hint="default" w:ascii="Helvetica" w:hAnsi="Helvetica" w:eastAsia="Helvetica" w:cs="Helvetica"/>
          <w:i w:val="0"/>
          <w:iCs w:val="0"/>
          <w:caps w:val="0"/>
          <w:color w:val="333333"/>
          <w:spacing w:val="2"/>
          <w:sz w:val="24"/>
          <w:szCs w:val="24"/>
          <w:shd w:val="clear" w:fill="FFFFFF"/>
        </w:rPr>
        <w:t>、链接符号</w:t>
      </w:r>
      <w:r>
        <w:rPr>
          <w:rStyle w:val="14"/>
          <w:rFonts w:hint="default" w:ascii="Consolas" w:hAnsi="Consolas" w:eastAsia="Consolas" w:cs="Consolas"/>
          <w:i w:val="0"/>
          <w:iCs w:val="0"/>
          <w:caps w:val="0"/>
          <w:color w:val="333333"/>
          <w:spacing w:val="2"/>
          <w:sz w:val="17"/>
          <w:szCs w:val="17"/>
          <w:bdr w:val="none" w:color="auto" w:sz="0" w:space="0"/>
          <w:shd w:val="clear" w:fill="F7F7F7"/>
        </w:rPr>
        <w:t>end</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struct Page</w:t>
      </w:r>
      <w:r>
        <w:rPr>
          <w:rFonts w:hint="default" w:ascii="Helvetica" w:hAnsi="Helvetica" w:eastAsia="Helvetica" w:cs="Helvetica"/>
          <w:i w:val="0"/>
          <w:iCs w:val="0"/>
          <w:caps w:val="0"/>
          <w:color w:val="333333"/>
          <w:spacing w:val="2"/>
          <w:sz w:val="24"/>
          <w:szCs w:val="24"/>
          <w:shd w:val="clear" w:fill="FFFFFF"/>
        </w:rPr>
        <w:t>及相关全局变量，并使用框架提供的内存上界、地址转换、页面对齐和页面状态宏完成初始化。</w:t>
      </w:r>
    </w:p>
    <w:p w14:paraId="7B69307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Tips：如果对设备树中的物理内存信息、</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描述符布局或虚拟地址与物理地址之间的转换关系还不熟悉，可以先仔细阅读实验手册中“物理内存管理的设计思路”下的“物理内存探测”一节。</w:t>
      </w:r>
    </w:p>
    <w:p w14:paraId="46758D4F">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扩展任务 Challenge：硬件的可用物理内存范围的获取方法（思考题）</w:t>
      </w:r>
    </w:p>
    <w:p w14:paraId="1BBD8A3F">
      <w:pPr>
        <w:keepNext w:val="0"/>
        <w:keepLines w:val="0"/>
        <w:widowControl/>
        <w:numPr>
          <w:ilvl w:val="0"/>
          <w:numId w:val="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如果 OS 无法提前知道当前硬件的可用物理内存范围，请问你有何办法让 OS 获取可用物理内存范围？</w:t>
      </w:r>
    </w:p>
    <w:p w14:paraId="71CE6FE2">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功能模块二：物理内存分配功能</w:t>
      </w:r>
    </w:p>
    <w:p w14:paraId="26C477FB">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任务一：理解first-fit 连续物理内存分配算法（思考题）</w:t>
      </w:r>
    </w:p>
    <w:p w14:paraId="32B34E8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first-fit 连续物理内存分配算法作为物理内存分配一个很基础的方法，需要同学们理解它的实现过程。请大家仔细阅读实验手册的教程并结合</w:t>
      </w:r>
      <w:r>
        <w:rPr>
          <w:rStyle w:val="14"/>
          <w:rFonts w:hint="default" w:ascii="Consolas" w:hAnsi="Consolas" w:eastAsia="Consolas" w:cs="Consolas"/>
          <w:i w:val="0"/>
          <w:iCs w:val="0"/>
          <w:caps w:val="0"/>
          <w:color w:val="333333"/>
          <w:spacing w:val="2"/>
          <w:sz w:val="17"/>
          <w:szCs w:val="17"/>
          <w:bdr w:val="none" w:color="auto" w:sz="0" w:space="0"/>
          <w:shd w:val="clear" w:fill="F7F7F7"/>
        </w:rPr>
        <w:t>kern/mm/default_pmm.c</w:t>
      </w:r>
      <w:r>
        <w:rPr>
          <w:rFonts w:hint="default" w:ascii="Helvetica" w:hAnsi="Helvetica" w:eastAsia="Helvetica" w:cs="Helvetica"/>
          <w:i w:val="0"/>
          <w:iCs w:val="0"/>
          <w:caps w:val="0"/>
          <w:color w:val="333333"/>
          <w:spacing w:val="2"/>
          <w:sz w:val="24"/>
          <w:szCs w:val="24"/>
          <w:shd w:val="clear" w:fill="FFFFFF"/>
        </w:rPr>
        <w:t>中的相关代码，认真阅读default_init，default_init_memmap，default_alloc_pages， default_free_pages等相关函数，并掌握程序在进行物理内存分配的过程以及各个函数的作用。</w:t>
      </w:r>
    </w:p>
    <w:p w14:paraId="532DF6A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请在实验报告中结合上述函数，用自己的话简要说明 First-Fit 分配器如何初始化空闲页、分配连续物理页、回收页面并合并相邻空闲块。同时请回答如下问题：</w:t>
      </w:r>
    </w:p>
    <w:p w14:paraId="65DC87A2">
      <w:pPr>
        <w:keepNext w:val="0"/>
        <w:keepLines w:val="0"/>
        <w:widowControl/>
        <w:numPr>
          <w:ilvl w:val="0"/>
          <w:numId w:val="3"/>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原有的first fit算法是否有进一步的改进空间？</w:t>
      </w:r>
    </w:p>
    <w:p w14:paraId="0B7A22A5">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任务二：实现 Best-Fit 连续物理内存分配算法（设计提示词借助 AI 完成）</w:t>
      </w:r>
    </w:p>
    <w:p w14:paraId="2C3C7EE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在完成任务一后，参考</w:t>
      </w:r>
      <w:r>
        <w:rPr>
          <w:rStyle w:val="14"/>
          <w:rFonts w:hint="default" w:ascii="Consolas" w:hAnsi="Consolas" w:eastAsia="Consolas" w:cs="Consolas"/>
          <w:i w:val="0"/>
          <w:iCs w:val="0"/>
          <w:caps w:val="0"/>
          <w:color w:val="333333"/>
          <w:spacing w:val="2"/>
          <w:sz w:val="17"/>
          <w:szCs w:val="17"/>
          <w:bdr w:val="none" w:color="auto" w:sz="0" w:space="0"/>
          <w:shd w:val="clear" w:fill="F7F7F7"/>
        </w:rPr>
        <w:t>kern/mm/default_pmm.c</w:t>
      </w:r>
      <w:r>
        <w:rPr>
          <w:rFonts w:hint="default" w:ascii="Helvetica" w:hAnsi="Helvetica" w:eastAsia="Helvetica" w:cs="Helvetica"/>
          <w:i w:val="0"/>
          <w:iCs w:val="0"/>
          <w:caps w:val="0"/>
          <w:color w:val="333333"/>
          <w:spacing w:val="2"/>
          <w:sz w:val="24"/>
          <w:szCs w:val="24"/>
          <w:shd w:val="clear" w:fill="FFFFFF"/>
        </w:rPr>
        <w:t>中的完整 First-Fit 实现，设计</w:t>
      </w:r>
      <w:r>
        <w:rPr>
          <w:rStyle w:val="14"/>
          <w:rFonts w:hint="default" w:ascii="Consolas" w:hAnsi="Consolas" w:eastAsia="Consolas" w:cs="Consolas"/>
          <w:i w:val="0"/>
          <w:iCs w:val="0"/>
          <w:caps w:val="0"/>
          <w:color w:val="333333"/>
          <w:spacing w:val="2"/>
          <w:sz w:val="17"/>
          <w:szCs w:val="17"/>
          <w:bdr w:val="none" w:color="auto" w:sz="0" w:space="0"/>
          <w:shd w:val="clear" w:fill="F7F7F7"/>
        </w:rPr>
        <w:t>prompt</w:t>
      </w:r>
      <w:r>
        <w:rPr>
          <w:rFonts w:hint="default" w:ascii="Helvetica" w:hAnsi="Helvetica" w:eastAsia="Helvetica" w:cs="Helvetica"/>
          <w:i w:val="0"/>
          <w:iCs w:val="0"/>
          <w:caps w:val="0"/>
          <w:color w:val="333333"/>
          <w:spacing w:val="2"/>
          <w:sz w:val="24"/>
          <w:szCs w:val="24"/>
          <w:shd w:val="clear" w:fill="FFFFFF"/>
        </w:rPr>
        <w:t>，让 AI 在</w:t>
      </w:r>
      <w:r>
        <w:rPr>
          <w:rStyle w:val="14"/>
          <w:rFonts w:hint="default" w:ascii="Consolas" w:hAnsi="Consolas" w:eastAsia="Consolas" w:cs="Consolas"/>
          <w:i w:val="0"/>
          <w:iCs w:val="0"/>
          <w:caps w:val="0"/>
          <w:color w:val="333333"/>
          <w:spacing w:val="2"/>
          <w:sz w:val="17"/>
          <w:szCs w:val="17"/>
          <w:bdr w:val="none" w:color="auto" w:sz="0" w:space="0"/>
          <w:shd w:val="clear" w:fill="F7F7F7"/>
        </w:rPr>
        <w:t>kern/mm/best_fit_pmm.c</w:t>
      </w:r>
      <w:r>
        <w:rPr>
          <w:rFonts w:hint="default" w:ascii="Helvetica" w:hAnsi="Helvetica" w:eastAsia="Helvetica" w:cs="Helvetica"/>
          <w:i w:val="0"/>
          <w:iCs w:val="0"/>
          <w:caps w:val="0"/>
          <w:color w:val="333333"/>
          <w:spacing w:val="2"/>
          <w:sz w:val="24"/>
          <w:szCs w:val="24"/>
          <w:shd w:val="clear" w:fill="FFFFFF"/>
        </w:rPr>
        <w:t>中标有</w:t>
      </w:r>
      <w:r>
        <w:rPr>
          <w:rStyle w:val="14"/>
          <w:rFonts w:hint="default" w:ascii="Consolas" w:hAnsi="Consolas" w:eastAsia="Consolas" w:cs="Consolas"/>
          <w:i w:val="0"/>
          <w:iCs w:val="0"/>
          <w:caps w:val="0"/>
          <w:color w:val="333333"/>
          <w:spacing w:val="2"/>
          <w:sz w:val="17"/>
          <w:szCs w:val="17"/>
          <w:bdr w:val="none" w:color="auto" w:sz="0" w:space="0"/>
          <w:shd w:val="clear" w:fill="F7F7F7"/>
        </w:rPr>
        <w:t>lab2</w:t>
      </w:r>
      <w:r>
        <w:rPr>
          <w:rFonts w:hint="default" w:ascii="Helvetica" w:hAnsi="Helvetica" w:eastAsia="Helvetica" w:cs="Helvetica"/>
          <w:i w:val="0"/>
          <w:iCs w:val="0"/>
          <w:caps w:val="0"/>
          <w:color w:val="333333"/>
          <w:spacing w:val="2"/>
          <w:sz w:val="24"/>
          <w:szCs w:val="24"/>
          <w:shd w:val="clear" w:fill="FFFFFF"/>
        </w:rPr>
        <w:t>和</w:t>
      </w:r>
      <w:r>
        <w:rPr>
          <w:rStyle w:val="14"/>
          <w:rFonts w:hint="default" w:ascii="Consolas" w:hAnsi="Consolas" w:eastAsia="Consolas" w:cs="Consolas"/>
          <w:i w:val="0"/>
          <w:iCs w:val="0"/>
          <w:caps w:val="0"/>
          <w:color w:val="333333"/>
          <w:spacing w:val="2"/>
          <w:sz w:val="17"/>
          <w:szCs w:val="17"/>
          <w:bdr w:val="none" w:color="auto" w:sz="0" w:space="0"/>
          <w:shd w:val="clear" w:fill="F7F7F7"/>
        </w:rPr>
        <w:t>YOUR CODE</w:t>
      </w:r>
      <w:r>
        <w:rPr>
          <w:rFonts w:hint="default" w:ascii="Helvetica" w:hAnsi="Helvetica" w:eastAsia="Helvetica" w:cs="Helvetica"/>
          <w:i w:val="0"/>
          <w:iCs w:val="0"/>
          <w:caps w:val="0"/>
          <w:color w:val="333333"/>
          <w:spacing w:val="2"/>
          <w:sz w:val="24"/>
          <w:szCs w:val="24"/>
          <w:shd w:val="clear" w:fill="FFFFFF"/>
        </w:rPr>
        <w:t>的位置实现完整的 Best-Fit 物理内存管理模块。</w:t>
      </w:r>
    </w:p>
    <w:p w14:paraId="1874CC4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该文件只提供</w:t>
      </w:r>
      <w:r>
        <w:rPr>
          <w:rStyle w:val="14"/>
          <w:rFonts w:hint="default" w:ascii="Consolas" w:hAnsi="Consolas" w:eastAsia="Consolas" w:cs="Consolas"/>
          <w:i w:val="0"/>
          <w:iCs w:val="0"/>
          <w:caps w:val="0"/>
          <w:color w:val="333333"/>
          <w:spacing w:val="2"/>
          <w:sz w:val="17"/>
          <w:szCs w:val="17"/>
          <w:bdr w:val="none" w:color="auto" w:sz="0" w:space="0"/>
          <w:shd w:val="clear" w:fill="F7F7F7"/>
        </w:rPr>
        <w:t>basic_check()</w:t>
      </w:r>
      <w:r>
        <w:rPr>
          <w:rFonts w:hint="default" w:ascii="Helvetica" w:hAnsi="Helvetica" w:eastAsia="Helvetica" w:cs="Helvetica"/>
          <w:i w:val="0"/>
          <w:iCs w:val="0"/>
          <w:caps w:val="0"/>
          <w:color w:val="333333"/>
          <w:spacing w:val="2"/>
          <w:sz w:val="24"/>
          <w:szCs w:val="24"/>
          <w:shd w:val="clear" w:fill="FFFFFF"/>
        </w:rPr>
        <w:t>和</w:t>
      </w:r>
      <w:r>
        <w:rPr>
          <w:rStyle w:val="14"/>
          <w:rFonts w:hint="default" w:ascii="Consolas" w:hAnsi="Consolas" w:eastAsia="Consolas" w:cs="Consolas"/>
          <w:i w:val="0"/>
          <w:iCs w:val="0"/>
          <w:caps w:val="0"/>
          <w:color w:val="333333"/>
          <w:spacing w:val="2"/>
          <w:sz w:val="17"/>
          <w:szCs w:val="17"/>
          <w:bdr w:val="none" w:color="auto" w:sz="0" w:space="0"/>
          <w:shd w:val="clear" w:fill="F7F7F7"/>
        </w:rPr>
        <w:t>best_fit_check()</w:t>
      </w:r>
      <w:r>
        <w:rPr>
          <w:rFonts w:hint="default" w:ascii="Helvetica" w:hAnsi="Helvetica" w:eastAsia="Helvetica" w:cs="Helvetica"/>
          <w:i w:val="0"/>
          <w:iCs w:val="0"/>
          <w:caps w:val="0"/>
          <w:color w:val="333333"/>
          <w:spacing w:val="2"/>
          <w:sz w:val="24"/>
          <w:szCs w:val="24"/>
          <w:shd w:val="clear" w:fill="FFFFFF"/>
        </w:rPr>
        <w:t>两个测试函数，不提供具体管理函数的声明和</w:t>
      </w:r>
      <w:r>
        <w:rPr>
          <w:rStyle w:val="14"/>
          <w:rFonts w:hint="default" w:ascii="Consolas" w:hAnsi="Consolas" w:eastAsia="Consolas" w:cs="Consolas"/>
          <w:i w:val="0"/>
          <w:iCs w:val="0"/>
          <w:caps w:val="0"/>
          <w:color w:val="333333"/>
          <w:spacing w:val="2"/>
          <w:sz w:val="17"/>
          <w:szCs w:val="17"/>
          <w:bdr w:val="none" w:color="auto" w:sz="0" w:space="0"/>
          <w:shd w:val="clear" w:fill="F7F7F7"/>
        </w:rPr>
        <w:t>best_fit_pmm_manager</w:t>
      </w:r>
      <w:r>
        <w:rPr>
          <w:rFonts w:hint="default" w:ascii="Helvetica" w:hAnsi="Helvetica" w:eastAsia="Helvetica" w:cs="Helvetica"/>
          <w:i w:val="0"/>
          <w:iCs w:val="0"/>
          <w:caps w:val="0"/>
          <w:color w:val="333333"/>
          <w:spacing w:val="2"/>
          <w:sz w:val="24"/>
          <w:szCs w:val="24"/>
          <w:shd w:val="clear" w:fill="FFFFFF"/>
        </w:rPr>
        <w:t>注册结构。你可以让 AI 阅读</w:t>
      </w:r>
      <w:r>
        <w:rPr>
          <w:rStyle w:val="14"/>
          <w:rFonts w:hint="default" w:ascii="Consolas" w:hAnsi="Consolas" w:eastAsia="Consolas" w:cs="Consolas"/>
          <w:i w:val="0"/>
          <w:iCs w:val="0"/>
          <w:caps w:val="0"/>
          <w:color w:val="333333"/>
          <w:spacing w:val="2"/>
          <w:sz w:val="17"/>
          <w:szCs w:val="17"/>
          <w:bdr w:val="none" w:color="auto" w:sz="0" w:space="0"/>
          <w:shd w:val="clear" w:fill="F7F7F7"/>
        </w:rPr>
        <w:t>pmm.h</w:t>
      </w:r>
      <w:r>
        <w:rPr>
          <w:rFonts w:hint="default" w:ascii="Helvetica" w:hAnsi="Helvetica" w:eastAsia="Helvetica" w:cs="Helvetica"/>
          <w:i w:val="0"/>
          <w:iCs w:val="0"/>
          <w:caps w:val="0"/>
          <w:color w:val="333333"/>
          <w:spacing w:val="2"/>
          <w:sz w:val="24"/>
          <w:szCs w:val="24"/>
          <w:shd w:val="clear" w:fill="FFFFFF"/>
        </w:rPr>
        <w:t>中的</w:t>
      </w:r>
      <w:r>
        <w:rPr>
          <w:rStyle w:val="14"/>
          <w:rFonts w:hint="default" w:ascii="Consolas" w:hAnsi="Consolas" w:eastAsia="Consolas" w:cs="Consolas"/>
          <w:i w:val="0"/>
          <w:iCs w:val="0"/>
          <w:caps w:val="0"/>
          <w:color w:val="333333"/>
          <w:spacing w:val="2"/>
          <w:sz w:val="17"/>
          <w:szCs w:val="17"/>
          <w:bdr w:val="none" w:color="auto" w:sz="0" w:space="0"/>
          <w:shd w:val="clear" w:fill="F7F7F7"/>
        </w:rPr>
        <w:t>struct pmm_manager</w:t>
      </w:r>
      <w:r>
        <w:rPr>
          <w:rFonts w:hint="default" w:ascii="Helvetica" w:hAnsi="Helvetica" w:eastAsia="Helvetica" w:cs="Helvetica"/>
          <w:i w:val="0"/>
          <w:iCs w:val="0"/>
          <w:caps w:val="0"/>
          <w:color w:val="333333"/>
          <w:spacing w:val="2"/>
          <w:sz w:val="24"/>
          <w:szCs w:val="24"/>
          <w:shd w:val="clear" w:fill="FFFFFF"/>
        </w:rPr>
        <w:t>，根据各成员的职责自行设计 Best-Fit 分配器的内部状态和相关管理函数，并定义</w:t>
      </w:r>
      <w:r>
        <w:rPr>
          <w:rStyle w:val="14"/>
          <w:rFonts w:hint="default" w:ascii="Consolas" w:hAnsi="Consolas" w:eastAsia="Consolas" w:cs="Consolas"/>
          <w:i w:val="0"/>
          <w:iCs w:val="0"/>
          <w:caps w:val="0"/>
          <w:color w:val="333333"/>
          <w:spacing w:val="2"/>
          <w:sz w:val="17"/>
          <w:szCs w:val="17"/>
          <w:bdr w:val="none" w:color="auto" w:sz="0" w:space="0"/>
          <w:shd w:val="clear" w:fill="F7F7F7"/>
        </w:rPr>
        <w:t>best_fit_pmm_manager</w:t>
      </w:r>
      <w:r>
        <w:rPr>
          <w:rFonts w:hint="default" w:ascii="Helvetica" w:hAnsi="Helvetica" w:eastAsia="Helvetica" w:cs="Helvetica"/>
          <w:i w:val="0"/>
          <w:iCs w:val="0"/>
          <w:caps w:val="0"/>
          <w:color w:val="333333"/>
          <w:spacing w:val="2"/>
          <w:sz w:val="24"/>
          <w:szCs w:val="24"/>
          <w:shd w:val="clear" w:fill="FFFFFF"/>
        </w:rPr>
        <w:t>完成注册；生成的实现必须符合测试函数使用的状态约定，不得修改两个测试函数。算法的时空复杂度不做要求，能通过测试即可。</w:t>
      </w:r>
    </w:p>
    <w:p w14:paraId="6C705FE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完成 Best-Fit 模块后，还需要在</w:t>
      </w:r>
      <w:r>
        <w:rPr>
          <w:rStyle w:val="14"/>
          <w:rFonts w:hint="default" w:ascii="Consolas" w:hAnsi="Consolas" w:eastAsia="Consolas" w:cs="Consolas"/>
          <w:i w:val="0"/>
          <w:iCs w:val="0"/>
          <w:caps w:val="0"/>
          <w:color w:val="333333"/>
          <w:spacing w:val="2"/>
          <w:sz w:val="17"/>
          <w:szCs w:val="17"/>
          <w:bdr w:val="none" w:color="auto" w:sz="0" w:space="0"/>
          <w:shd w:val="clear" w:fill="F7F7F7"/>
        </w:rPr>
        <w:t>kern/mm/pmm.c</w:t>
      </w:r>
      <w:r>
        <w:rPr>
          <w:rFonts w:hint="default" w:ascii="Helvetica" w:hAnsi="Helvetica" w:eastAsia="Helvetica" w:cs="Helvetica"/>
          <w:i w:val="0"/>
          <w:iCs w:val="0"/>
          <w:caps w:val="0"/>
          <w:color w:val="333333"/>
          <w:spacing w:val="2"/>
          <w:sz w:val="24"/>
          <w:szCs w:val="24"/>
          <w:shd w:val="clear" w:fill="FFFFFF"/>
        </w:rPr>
        <w:t>的</w:t>
      </w:r>
      <w:r>
        <w:rPr>
          <w:rStyle w:val="14"/>
          <w:rFonts w:hint="default" w:ascii="Consolas" w:hAnsi="Consolas" w:eastAsia="Consolas" w:cs="Consolas"/>
          <w:i w:val="0"/>
          <w:iCs w:val="0"/>
          <w:caps w:val="0"/>
          <w:color w:val="333333"/>
          <w:spacing w:val="2"/>
          <w:sz w:val="17"/>
          <w:szCs w:val="17"/>
          <w:bdr w:val="none" w:color="auto" w:sz="0" w:space="0"/>
          <w:shd w:val="clear" w:fill="F7F7F7"/>
        </w:rPr>
        <w:t>init_pmm_manager()</w:t>
      </w:r>
      <w:r>
        <w:rPr>
          <w:rFonts w:hint="default" w:ascii="Helvetica" w:hAnsi="Helvetica" w:eastAsia="Helvetica" w:cs="Helvetica"/>
          <w:i w:val="0"/>
          <w:iCs w:val="0"/>
          <w:caps w:val="0"/>
          <w:color w:val="333333"/>
          <w:spacing w:val="2"/>
          <w:sz w:val="24"/>
          <w:szCs w:val="24"/>
          <w:shd w:val="clear" w:fill="FFFFFF"/>
        </w:rPr>
        <w:t>中将当前物理内存管理器切换为</w:t>
      </w:r>
      <w:r>
        <w:rPr>
          <w:rStyle w:val="14"/>
          <w:rFonts w:hint="default" w:ascii="Consolas" w:hAnsi="Consolas" w:eastAsia="Consolas" w:cs="Consolas"/>
          <w:i w:val="0"/>
          <w:iCs w:val="0"/>
          <w:caps w:val="0"/>
          <w:color w:val="333333"/>
          <w:spacing w:val="2"/>
          <w:sz w:val="17"/>
          <w:szCs w:val="17"/>
          <w:bdr w:val="none" w:color="auto" w:sz="0" w:space="0"/>
          <w:shd w:val="clear" w:fill="F7F7F7"/>
        </w:rPr>
        <w:t>best_fit_pmm_manager</w:t>
      </w:r>
      <w:r>
        <w:rPr>
          <w:rFonts w:hint="default" w:ascii="Helvetica" w:hAnsi="Helvetica" w:eastAsia="Helvetica" w:cs="Helvetica"/>
          <w:i w:val="0"/>
          <w:iCs w:val="0"/>
          <w:caps w:val="0"/>
          <w:color w:val="333333"/>
          <w:spacing w:val="2"/>
          <w:sz w:val="24"/>
          <w:szCs w:val="24"/>
          <w:shd w:val="clear" w:fill="FFFFFF"/>
        </w:rPr>
        <w:t>，否则内核运行和检查的仍是 First-Fit 实现。</w:t>
      </w:r>
    </w:p>
    <w:p w14:paraId="7CF50E6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请在实验报告中提交本任务使用的</w:t>
      </w:r>
      <w:r>
        <w:rPr>
          <w:rStyle w:val="14"/>
          <w:rFonts w:hint="default" w:ascii="Consolas" w:hAnsi="Consolas" w:eastAsia="Consolas" w:cs="Consolas"/>
          <w:i w:val="0"/>
          <w:iCs w:val="0"/>
          <w:caps w:val="0"/>
          <w:color w:val="333333"/>
          <w:spacing w:val="2"/>
          <w:sz w:val="17"/>
          <w:szCs w:val="17"/>
          <w:bdr w:val="none" w:color="auto" w:sz="0" w:space="0"/>
          <w:shd w:val="clear" w:fill="F7F7F7"/>
        </w:rPr>
        <w:t>prompt</w:t>
      </w:r>
      <w:r>
        <w:rPr>
          <w:rFonts w:hint="default" w:ascii="Helvetica" w:hAnsi="Helvetica" w:eastAsia="Helvetica" w:cs="Helvetica"/>
          <w:i w:val="0"/>
          <w:iCs w:val="0"/>
          <w:caps w:val="0"/>
          <w:color w:val="333333"/>
          <w:spacing w:val="2"/>
          <w:sz w:val="24"/>
          <w:szCs w:val="24"/>
          <w:shd w:val="clear" w:fill="FFFFFF"/>
        </w:rPr>
        <w:t>，并同时回答如下问题：</w:t>
      </w:r>
    </w:p>
    <w:p w14:paraId="50C45F01">
      <w:pPr>
        <w:keepNext w:val="0"/>
        <w:keepLines w:val="0"/>
        <w:widowControl/>
        <w:numPr>
          <w:ilvl w:val="0"/>
          <w:numId w:val="4"/>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你的 Best-Fit 算法是否有进一步的改进空间？</w:t>
      </w:r>
    </w:p>
    <w:p w14:paraId="10204239">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任务三：buddy system（伙伴系统）分配算法（设计提示词借助 AI 完成）</w:t>
      </w:r>
    </w:p>
    <w:p w14:paraId="22388F6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Buddy System算法把系统中的可用存储空间划分为存储块(Block)来进行管理, 每个存储块的大小必须是2的n次幂(Pow(2, n)), 即1, 2, 4, 8, 16, 32, 64, 128...</w:t>
      </w:r>
    </w:p>
    <w:p w14:paraId="666E9A5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请分别设计两份</w:t>
      </w:r>
      <w:r>
        <w:rPr>
          <w:rStyle w:val="14"/>
          <w:rFonts w:hint="default" w:ascii="Consolas" w:hAnsi="Consolas" w:eastAsia="Consolas" w:cs="Consolas"/>
          <w:i w:val="0"/>
          <w:iCs w:val="0"/>
          <w:caps w:val="0"/>
          <w:color w:val="333333"/>
          <w:spacing w:val="2"/>
          <w:sz w:val="17"/>
          <w:szCs w:val="17"/>
          <w:bdr w:val="none" w:color="auto" w:sz="0" w:space="0"/>
          <w:shd w:val="clear" w:fill="F7F7F7"/>
        </w:rPr>
        <w:t>prompt</w:t>
      </w:r>
      <w:r>
        <w:rPr>
          <w:rFonts w:hint="default" w:ascii="Helvetica" w:hAnsi="Helvetica" w:eastAsia="Helvetica" w:cs="Helvetica"/>
          <w:i w:val="0"/>
          <w:iCs w:val="0"/>
          <w:caps w:val="0"/>
          <w:color w:val="333333"/>
          <w:spacing w:val="2"/>
          <w:sz w:val="24"/>
          <w:szCs w:val="24"/>
          <w:shd w:val="clear" w:fill="FFFFFF"/>
        </w:rPr>
        <w:t>：第一份用于让 AI 参考现有 ucore 物理内存管理框架，从零生成 Buddy System 分配模块并接入内核；第二份用于让 AI 针对第一份提示词生成的分配算法设计相应的测试函数，以检验其实现是否正确。实验不提供 Buddy System 的代码框架和测试函数，具体实现方式和测试方案由学生自行分析和描述。最终生成的模块和测试应能够正常编译运行，算法的时空复杂度不做要求，能通过测试即可。</w:t>
      </w:r>
    </w:p>
    <w:p w14:paraId="0932DF00">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请在实验报告中提交两份</w:t>
      </w:r>
      <w:r>
        <w:rPr>
          <w:rStyle w:val="14"/>
          <w:rFonts w:hint="default" w:ascii="Consolas" w:hAnsi="Consolas" w:eastAsia="Consolas" w:cs="Consolas"/>
          <w:i w:val="0"/>
          <w:iCs w:val="0"/>
          <w:caps w:val="0"/>
          <w:color w:val="333333"/>
          <w:spacing w:val="2"/>
          <w:sz w:val="17"/>
          <w:szCs w:val="17"/>
          <w:bdr w:val="none" w:color="auto" w:sz="0" w:space="0"/>
          <w:shd w:val="clear" w:fill="F7F7F7"/>
        </w:rPr>
        <w:t>prompt</w:t>
      </w:r>
      <w:r>
        <w:rPr>
          <w:rFonts w:hint="default" w:ascii="Helvetica" w:hAnsi="Helvetica" w:eastAsia="Helvetica" w:cs="Helvetica"/>
          <w:i w:val="0"/>
          <w:iCs w:val="0"/>
          <w:caps w:val="0"/>
          <w:color w:val="333333"/>
          <w:spacing w:val="2"/>
          <w:sz w:val="24"/>
          <w:szCs w:val="24"/>
          <w:shd w:val="clear" w:fill="FFFFFF"/>
        </w:rPr>
        <w:t>，并简要说明测试覆盖了哪些核心行为和边界情况，以及这些测试为什么能够有效检验生成的 Buddy System 实现。</w:t>
      </w:r>
    </w:p>
    <w:p w14:paraId="4C7932B2">
      <w:pPr>
        <w:keepNext w:val="0"/>
        <w:keepLines w:val="0"/>
        <w:widowControl/>
        <w:numPr>
          <w:ilvl w:val="0"/>
          <w:numId w:val="5"/>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参考资料：</w: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begin"/>
      </w:r>
      <w:r>
        <w:rPr>
          <w:rFonts w:hint="default" w:ascii="Helvetica" w:hAnsi="Helvetica" w:eastAsia="Helvetica" w:cs="Helvetica"/>
          <w:i w:val="0"/>
          <w:iCs w:val="0"/>
          <w:caps w:val="0"/>
          <w:color w:val="4183C4"/>
          <w:spacing w:val="2"/>
          <w:sz w:val="24"/>
          <w:szCs w:val="24"/>
          <w:u w:val="none"/>
          <w:bdr w:val="none" w:color="auto" w:sz="0" w:space="0"/>
          <w:shd w:val="clear" w:fill="FFFFFF"/>
        </w:rPr>
        <w:instrText xml:space="preserve"> HYPERLINK "http://coolshell.cn/articles/10427.html" \t "http://oslab.mobisys.top/lab2026/_book/lab2/_blank" </w:instrTex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separate"/>
      </w:r>
      <w:r>
        <w:rPr>
          <w:rStyle w:val="13"/>
          <w:rFonts w:hint="default" w:ascii="Helvetica" w:hAnsi="Helvetica" w:eastAsia="Helvetica" w:cs="Helvetica"/>
          <w:i w:val="0"/>
          <w:iCs w:val="0"/>
          <w:caps w:val="0"/>
          <w:color w:val="4183C4"/>
          <w:spacing w:val="2"/>
          <w:sz w:val="24"/>
          <w:szCs w:val="24"/>
          <w:u w:val="none"/>
          <w:bdr w:val="none" w:color="auto" w:sz="0" w:space="0"/>
          <w:shd w:val="clear" w:fill="FFFFFF"/>
        </w:rPr>
        <w:t>伙伴分配器的一个极简实现</w: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end"/>
      </w:r>
    </w:p>
    <w:p w14:paraId="569C106F">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扩展任务Challenge：任意大小的内存单元 slub 分配算法（设计提示词借助 AI 完成）</w:t>
      </w:r>
    </w:p>
    <w:p w14:paraId="494F87C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slub算法，实现两层架构的高效内存单元分配，第一层是基于页大小的内存分配，第二层是在第一层基础上实现基于任意大小的内存分配。可简化实现，能够体现其主体思想即可。</w:t>
      </w:r>
    </w:p>
    <w:p w14:paraId="62851CC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请分别设计两份</w:t>
      </w:r>
      <w:r>
        <w:rPr>
          <w:rStyle w:val="14"/>
          <w:rFonts w:hint="default" w:ascii="Consolas" w:hAnsi="Consolas" w:eastAsia="Consolas" w:cs="Consolas"/>
          <w:i w:val="0"/>
          <w:iCs w:val="0"/>
          <w:caps w:val="0"/>
          <w:color w:val="333333"/>
          <w:spacing w:val="2"/>
          <w:sz w:val="17"/>
          <w:szCs w:val="17"/>
          <w:bdr w:val="none" w:color="auto" w:sz="0" w:space="0"/>
          <w:shd w:val="clear" w:fill="F7F7F7"/>
        </w:rPr>
        <w:t>prompt</w:t>
      </w:r>
      <w:r>
        <w:rPr>
          <w:rFonts w:hint="default" w:ascii="Helvetica" w:hAnsi="Helvetica" w:eastAsia="Helvetica" w:cs="Helvetica"/>
          <w:i w:val="0"/>
          <w:iCs w:val="0"/>
          <w:caps w:val="0"/>
          <w:color w:val="333333"/>
          <w:spacing w:val="2"/>
          <w:sz w:val="24"/>
          <w:szCs w:val="24"/>
          <w:shd w:val="clear" w:fill="FFFFFF"/>
        </w:rPr>
        <w:t>：第一份用于让 AI 在没有现成代码框架的情况下，从零生成 SLUB 内存对象分配模块并接入现有内核；第二份用于让 AI 针对第一份提示词生成的分配算法设计相应的测试函数，以检验不同大小内存对象的分配和释放是否正确。实验不提供 SLUB 的代码框架和测试函数，具体实现方式和测试方案由学生自行分析和描述。最终生成的模块和测试应能够正常编译运行，算法的时空复杂度不做要求，能通过测试即可。</w:t>
      </w:r>
    </w:p>
    <w:p w14:paraId="283688F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请在实验报告中提交两份</w:t>
      </w:r>
      <w:r>
        <w:rPr>
          <w:rStyle w:val="14"/>
          <w:rFonts w:hint="default" w:ascii="Consolas" w:hAnsi="Consolas" w:eastAsia="Consolas" w:cs="Consolas"/>
          <w:i w:val="0"/>
          <w:iCs w:val="0"/>
          <w:caps w:val="0"/>
          <w:color w:val="333333"/>
          <w:spacing w:val="2"/>
          <w:sz w:val="17"/>
          <w:szCs w:val="17"/>
          <w:bdr w:val="none" w:color="auto" w:sz="0" w:space="0"/>
          <w:shd w:val="clear" w:fill="F7F7F7"/>
        </w:rPr>
        <w:t>prompt</w:t>
      </w:r>
      <w:r>
        <w:rPr>
          <w:rFonts w:hint="default" w:ascii="Helvetica" w:hAnsi="Helvetica" w:eastAsia="Helvetica" w:cs="Helvetica"/>
          <w:i w:val="0"/>
          <w:iCs w:val="0"/>
          <w:caps w:val="0"/>
          <w:color w:val="333333"/>
          <w:spacing w:val="2"/>
          <w:sz w:val="24"/>
          <w:szCs w:val="24"/>
          <w:shd w:val="clear" w:fill="FFFFFF"/>
        </w:rPr>
        <w:t>，并简要说明测试覆盖了哪些核心行为和边界情况，以及这些测试为什么能够有效检验生成的 SLUB 实现。</w:t>
      </w:r>
    </w:p>
    <w:p w14:paraId="1533F515">
      <w:pPr>
        <w:keepNext w:val="0"/>
        <w:keepLines w:val="0"/>
        <w:widowControl/>
        <w:numPr>
          <w:ilvl w:val="0"/>
          <w:numId w:val="6"/>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参考资料：</w: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begin"/>
      </w:r>
      <w:r>
        <w:rPr>
          <w:rFonts w:hint="default" w:ascii="Helvetica" w:hAnsi="Helvetica" w:eastAsia="Helvetica" w:cs="Helvetica"/>
          <w:i w:val="0"/>
          <w:iCs w:val="0"/>
          <w:caps w:val="0"/>
          <w:color w:val="4183C4"/>
          <w:spacing w:val="2"/>
          <w:sz w:val="24"/>
          <w:szCs w:val="24"/>
          <w:u w:val="none"/>
          <w:bdr w:val="none" w:color="auto" w:sz="0" w:space="0"/>
          <w:shd w:val="clear" w:fill="FFFFFF"/>
        </w:rPr>
        <w:instrText xml:space="preserve"> HYPERLINK "https://github.com/torvalds/linux/blob/master/mm/slub.c" \t "http://oslab.mobisys.top/lab2026/_book/lab2/_blank" </w:instrTex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separate"/>
      </w:r>
      <w:r>
        <w:rPr>
          <w:rStyle w:val="13"/>
          <w:rFonts w:hint="default" w:ascii="Helvetica" w:hAnsi="Helvetica" w:eastAsia="Helvetica" w:cs="Helvetica"/>
          <w:i w:val="0"/>
          <w:iCs w:val="0"/>
          <w:caps w:val="0"/>
          <w:color w:val="4183C4"/>
          <w:spacing w:val="2"/>
          <w:sz w:val="24"/>
          <w:szCs w:val="24"/>
          <w:u w:val="none"/>
          <w:bdr w:val="none" w:color="auto" w:sz="0" w:space="0"/>
          <w:shd w:val="clear" w:fill="FFFFFF"/>
        </w:rPr>
        <w:t>Linux 的 SLUB 分配算法</w: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end"/>
      </w:r>
    </w:p>
    <w:p w14:paraId="10800CFC">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Challenges是选做，完成Challenge并回答了助教问题的小组可获得本次实验的加分。</w:t>
      </w:r>
    </w:p>
    <w:p w14:paraId="060A90B6"/>
    <w:p w14:paraId="145400E6">
      <w:pPr>
        <w:pStyle w:val="4"/>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1"/>
          <w:szCs w:val="31"/>
        </w:rPr>
      </w:pPr>
      <w:r>
        <w:rPr>
          <w:rFonts w:hint="default" w:ascii="Helvetica" w:hAnsi="Helvetica" w:eastAsia="Helvetica" w:cs="Helvetica"/>
          <w:b/>
          <w:bCs/>
          <w:i w:val="0"/>
          <w:iCs w:val="0"/>
          <w:caps w:val="0"/>
          <w:color w:val="333333"/>
          <w:spacing w:val="2"/>
          <w:sz w:val="31"/>
          <w:szCs w:val="31"/>
          <w:shd w:val="clear" w:fill="FFFFFF"/>
        </w:rPr>
        <w:t>项目组成</w:t>
      </w:r>
    </w:p>
    <w:p w14:paraId="5C2D290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表1：实验二文件列表</w:t>
      </w:r>
    </w:p>
    <w:p w14:paraId="1EA92CA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w:t>
      </w:r>
    </w:p>
    <w:p w14:paraId="54C9868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Makefile</w:t>
      </w:r>
    </w:p>
    <w:p w14:paraId="50343EE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kern</w:t>
      </w:r>
    </w:p>
    <w:p w14:paraId="338B57F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debug</w:t>
      </w:r>
    </w:p>
    <w:p w14:paraId="02CF41D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assert.h</w:t>
      </w:r>
    </w:p>
    <w:p w14:paraId="62A4B5D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panic.c</w:t>
      </w:r>
    </w:p>
    <w:p w14:paraId="47DD89A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driver</w:t>
      </w:r>
    </w:p>
    <w:p w14:paraId="53A4E4E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console.c</w:t>
      </w:r>
    </w:p>
    <w:p w14:paraId="287F92F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console.h</w:t>
      </w:r>
    </w:p>
    <w:p w14:paraId="0907652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dtb.c</w:t>
      </w:r>
    </w:p>
    <w:p w14:paraId="3CAAEA3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dtb.h</w:t>
      </w:r>
    </w:p>
    <w:p w14:paraId="20A79F4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init</w:t>
      </w:r>
    </w:p>
    <w:p w14:paraId="570F9FE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entry.S</w:t>
      </w:r>
    </w:p>
    <w:p w14:paraId="15C9394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init.c</w:t>
      </w:r>
    </w:p>
    <w:p w14:paraId="4CEDC8D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libs</w:t>
      </w:r>
    </w:p>
    <w:p w14:paraId="084113F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 stdio.c</w:t>
      </w:r>
    </w:p>
    <w:p w14:paraId="0080B52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mm</w:t>
      </w:r>
    </w:p>
    <w:p w14:paraId="1A5EC75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best_fit_pmm.c</w:t>
      </w:r>
    </w:p>
    <w:p w14:paraId="0BF89FF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best_fit_pmm.h</w:t>
      </w:r>
    </w:p>
    <w:p w14:paraId="05116E9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default_pmm.c</w:t>
      </w:r>
    </w:p>
    <w:p w14:paraId="593EA4B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default_pmm.h</w:t>
      </w:r>
    </w:p>
    <w:p w14:paraId="571E234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memlayout.h</w:t>
      </w:r>
    </w:p>
    <w:p w14:paraId="3C2AC27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mmu.h</w:t>
      </w:r>
    </w:p>
    <w:p w14:paraId="548CECD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pmm.c</w:t>
      </w:r>
    </w:p>
    <w:p w14:paraId="3930C24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pmm.h</w:t>
      </w:r>
    </w:p>
    <w:p w14:paraId="6F98DEF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lab2.md</w:t>
      </w:r>
    </w:p>
    <w:p w14:paraId="7F408DB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libs</w:t>
      </w:r>
    </w:p>
    <w:p w14:paraId="18F788E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defs.h</w:t>
      </w:r>
    </w:p>
    <w:p w14:paraId="2EC1E17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error.h</w:t>
      </w:r>
    </w:p>
    <w:p w14:paraId="43764BE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list.h</w:t>
      </w:r>
    </w:p>
    <w:p w14:paraId="4DA8B10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printfmt.c</w:t>
      </w:r>
    </w:p>
    <w:p w14:paraId="73BB0D8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readline.c</w:t>
      </w:r>
    </w:p>
    <w:p w14:paraId="0CEE2D4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riscv.h</w:t>
      </w:r>
    </w:p>
    <w:p w14:paraId="3A560CE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sbi.c</w:t>
      </w:r>
    </w:p>
    <w:p w14:paraId="5C7B7BF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sbi.h</w:t>
      </w:r>
    </w:p>
    <w:p w14:paraId="3F80BC3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stdarg.h</w:t>
      </w:r>
    </w:p>
    <w:p w14:paraId="42EA2B8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stdio.h</w:t>
      </w:r>
    </w:p>
    <w:p w14:paraId="2487099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string.c</w:t>
      </w:r>
    </w:p>
    <w:p w14:paraId="726C7F3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 string.h</w:t>
      </w:r>
    </w:p>
    <w:p w14:paraId="7C65ED9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tools</w:t>
      </w:r>
    </w:p>
    <w:p w14:paraId="3B0CC5B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boot.ld</w:t>
      </w:r>
    </w:p>
    <w:p w14:paraId="12CB62D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function.mk</w:t>
      </w:r>
    </w:p>
    <w:p w14:paraId="46D690D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gdbinit</w:t>
      </w:r>
    </w:p>
    <w:p w14:paraId="5BBDF77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grade.sh</w:t>
      </w:r>
    </w:p>
    <w:p w14:paraId="3A76866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kernel.ld</w:t>
      </w:r>
    </w:p>
    <w:p w14:paraId="2608214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kernel_nopage.ld</w:t>
      </w:r>
    </w:p>
    <w:p w14:paraId="45FE6637">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1"/>
          <w:rFonts w:hint="default" w:ascii="Helvetica" w:hAnsi="Helvetica" w:eastAsia="Helvetica" w:cs="Helvetica"/>
          <w:b/>
          <w:bCs/>
          <w:i w:val="0"/>
          <w:iCs w:val="0"/>
          <w:caps w:val="0"/>
          <w:color w:val="333333"/>
          <w:spacing w:val="2"/>
          <w:sz w:val="24"/>
          <w:szCs w:val="24"/>
          <w:shd w:val="clear" w:fill="FFFFFF"/>
        </w:rPr>
        <w:t>编译方法</w:t>
      </w:r>
    </w:p>
    <w:p w14:paraId="57810EF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编译并运行代码的命令如下：</w:t>
      </w:r>
    </w:p>
    <w:p w14:paraId="490DE91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F08D49"/>
          <w:spacing w:val="2"/>
          <w:sz w:val="17"/>
          <w:szCs w:val="17"/>
          <w:bdr w:val="none" w:color="auto" w:sz="0" w:space="0"/>
          <w:shd w:val="clear" w:fill="2D2D2D"/>
        </w:rPr>
        <w:t>make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qemu</w:t>
      </w:r>
    </w:p>
    <w:p w14:paraId="0F094B0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完成实验任务并将物理内存管理器切换为 Best-Fit 后，可以得到类似如下的输出（具体地址可能因代码大小和运行环境而有所不同）：</w:t>
      </w:r>
    </w:p>
    <w:p w14:paraId="468105F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ld bin/kernel</w:t>
      </w:r>
    </w:p>
    <w:p w14:paraId="63AD63E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riscv64-unknown-elf-objcopy bin/kernel --strip-all </w:t>
      </w:r>
      <w:r>
        <w:rPr>
          <w:rFonts w:hint="default" w:ascii="Consolas" w:hAnsi="Consolas" w:eastAsia="Consolas" w:cs="Consolas"/>
          <w:i w:val="0"/>
          <w:iCs w:val="0"/>
          <w:caps w:val="0"/>
          <w:color w:val="7EC699"/>
          <w:spacing w:val="2"/>
          <w:sz w:val="17"/>
          <w:szCs w:val="17"/>
          <w:bdr w:val="none" w:color="auto" w:sz="0" w:space="0"/>
          <w:shd w:val="clear" w:fill="2D2D2D"/>
        </w:rPr>
        <w:t>-O</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binary bin/ucore.img</w:t>
      </w:r>
    </w:p>
    <w:p w14:paraId="71F2C1E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3A9D493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OpenSBI v0.4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Jul  </w:t>
      </w:r>
      <w:r>
        <w:rPr>
          <w:rFonts w:hint="default" w:ascii="Consolas" w:hAnsi="Consolas" w:eastAsia="Consolas" w:cs="Consolas"/>
          <w:i w:val="0"/>
          <w:iCs w:val="0"/>
          <w:caps w:val="0"/>
          <w:color w:val="F08D49"/>
          <w:spacing w:val="2"/>
          <w:sz w:val="17"/>
          <w:szCs w:val="17"/>
          <w:bdr w:val="none" w:color="auto" w:sz="0" w:space="0"/>
          <w:shd w:val="clear" w:fill="2D2D2D"/>
        </w:rPr>
        <w:t>2</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2019</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11</w:t>
      </w:r>
      <w:r>
        <w:rPr>
          <w:rStyle w:val="14"/>
          <w:rFonts w:hint="default" w:ascii="Consolas" w:hAnsi="Consolas" w:eastAsia="Consolas" w:cs="Consolas"/>
          <w:i w:val="0"/>
          <w:iCs w:val="0"/>
          <w:caps w:val="0"/>
          <w:color w:val="CCCCCC"/>
          <w:spacing w:val="2"/>
          <w:sz w:val="17"/>
          <w:szCs w:val="17"/>
          <w:bdr w:val="none" w:color="auto" w:sz="0" w:space="0"/>
          <w:shd w:val="clear" w:fill="2D2D2D"/>
        </w:rPr>
        <w:t>:53:53</w:t>
      </w:r>
      <w:r>
        <w:rPr>
          <w:rFonts w:hint="default" w:ascii="Consolas" w:hAnsi="Consolas" w:eastAsia="Consolas" w:cs="Consolas"/>
          <w:i w:val="0"/>
          <w:iCs w:val="0"/>
          <w:caps w:val="0"/>
          <w:color w:val="CCCCCC"/>
          <w:spacing w:val="2"/>
          <w:sz w:val="17"/>
          <w:szCs w:val="17"/>
          <w:bdr w:val="none" w:color="auto" w:sz="0" w:space="0"/>
          <w:shd w:val="clear" w:fill="2D2D2D"/>
        </w:rPr>
        <w:t>)</w:t>
      </w:r>
    </w:p>
    <w:p w14:paraId="160AF2F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____                    _____ ____ _____</w:t>
      </w:r>
    </w:p>
    <w:p w14:paraId="28BA9A6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__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 ____</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_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   _</w:t>
      </w:r>
      <w:r>
        <w:rPr>
          <w:rFonts w:hint="default" w:ascii="Consolas" w:hAnsi="Consolas" w:eastAsia="Consolas" w:cs="Consolas"/>
          <w:i w:val="0"/>
          <w:iCs w:val="0"/>
          <w:caps w:val="0"/>
          <w:color w:val="67CDCC"/>
          <w:spacing w:val="2"/>
          <w:sz w:val="17"/>
          <w:szCs w:val="17"/>
          <w:bdr w:val="none" w:color="auto" w:sz="0" w:space="0"/>
          <w:shd w:val="clear" w:fill="2D2D2D"/>
        </w:rPr>
        <w:t>|</w:t>
      </w:r>
    </w:p>
    <w:p w14:paraId="0B0CD86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_ __   ___ _ __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___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p>
    <w:p w14:paraId="3BA2EEF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'_ \ / _ \ '</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_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___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_ </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p>
    <w:p w14:paraId="58C62F5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__</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__/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____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w:t>
      </w:r>
    </w:p>
    <w:p w14:paraId="66D8F77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____/</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.__/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___</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_____/</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____/_____</w:t>
      </w:r>
      <w:r>
        <w:rPr>
          <w:rFonts w:hint="default" w:ascii="Consolas" w:hAnsi="Consolas" w:eastAsia="Consolas" w:cs="Consolas"/>
          <w:i w:val="0"/>
          <w:iCs w:val="0"/>
          <w:caps w:val="0"/>
          <w:color w:val="67CDCC"/>
          <w:spacing w:val="2"/>
          <w:sz w:val="17"/>
          <w:szCs w:val="17"/>
          <w:bdr w:val="none" w:color="auto" w:sz="0" w:space="0"/>
          <w:shd w:val="clear" w:fill="2D2D2D"/>
        </w:rPr>
        <w:t>|</w:t>
      </w:r>
    </w:p>
    <w:p w14:paraId="72E1E50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p>
    <w:p w14:paraId="6E24E7D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_</w:t>
      </w:r>
      <w:r>
        <w:rPr>
          <w:rFonts w:hint="default" w:ascii="Consolas" w:hAnsi="Consolas" w:eastAsia="Consolas" w:cs="Consolas"/>
          <w:i w:val="0"/>
          <w:iCs w:val="0"/>
          <w:caps w:val="0"/>
          <w:color w:val="67CDCC"/>
          <w:spacing w:val="2"/>
          <w:sz w:val="17"/>
          <w:szCs w:val="17"/>
          <w:bdr w:val="none" w:color="auto" w:sz="0" w:space="0"/>
          <w:shd w:val="clear" w:fill="2D2D2D"/>
        </w:rPr>
        <w:t>|</w:t>
      </w:r>
    </w:p>
    <w:p w14:paraId="5EBC042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2A2B0B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Platform Name          </w:t>
      </w:r>
      <w:r>
        <w:rPr>
          <w:rFonts w:hint="default" w:ascii="Consolas" w:hAnsi="Consolas" w:eastAsia="Consolas" w:cs="Consolas"/>
          <w:i w:val="0"/>
          <w:iCs w:val="0"/>
          <w:caps w:val="0"/>
          <w:color w:val="CC99CD"/>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QEMU Virt Machine</w:t>
      </w:r>
    </w:p>
    <w:p w14:paraId="0C0C6A8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Platform HART Features </w:t>
      </w:r>
      <w:r>
        <w:rPr>
          <w:rFonts w:hint="default" w:ascii="Consolas" w:hAnsi="Consolas" w:eastAsia="Consolas" w:cs="Consolas"/>
          <w:i w:val="0"/>
          <w:iCs w:val="0"/>
          <w:caps w:val="0"/>
          <w:color w:val="CC99CD"/>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RV64ACDFIMSU</w:t>
      </w:r>
    </w:p>
    <w:p w14:paraId="77E02CF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Platform Max HARTs     </w:t>
      </w:r>
      <w:r>
        <w:rPr>
          <w:rFonts w:hint="default" w:ascii="Consolas" w:hAnsi="Consolas" w:eastAsia="Consolas" w:cs="Consolas"/>
          <w:i w:val="0"/>
          <w:iCs w:val="0"/>
          <w:caps w:val="0"/>
          <w:color w:val="CC99CD"/>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8</w:t>
      </w:r>
    </w:p>
    <w:p w14:paraId="5F74AB5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Current Hart           </w:t>
      </w:r>
      <w:r>
        <w:rPr>
          <w:rFonts w:hint="default" w:ascii="Consolas" w:hAnsi="Consolas" w:eastAsia="Consolas" w:cs="Consolas"/>
          <w:i w:val="0"/>
          <w:iCs w:val="0"/>
          <w:caps w:val="0"/>
          <w:color w:val="CC99CD"/>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p>
    <w:p w14:paraId="6656DAA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Firmware Base          </w:t>
      </w:r>
      <w:r>
        <w:rPr>
          <w:rFonts w:hint="default" w:ascii="Consolas" w:hAnsi="Consolas" w:eastAsia="Consolas" w:cs="Consolas"/>
          <w:i w:val="0"/>
          <w:iCs w:val="0"/>
          <w:caps w:val="0"/>
          <w:color w:val="CC99CD"/>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0x80000000</w:t>
      </w:r>
    </w:p>
    <w:p w14:paraId="08A6A36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Firmware Size          </w:t>
      </w:r>
      <w:r>
        <w:rPr>
          <w:rFonts w:hint="default" w:ascii="Consolas" w:hAnsi="Consolas" w:eastAsia="Consolas" w:cs="Consolas"/>
          <w:i w:val="0"/>
          <w:iCs w:val="0"/>
          <w:caps w:val="0"/>
          <w:color w:val="CC99CD"/>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112</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KB</w:t>
      </w:r>
    </w:p>
    <w:p w14:paraId="0C4E92D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Runtime SBI Version    </w:t>
      </w:r>
      <w:r>
        <w:rPr>
          <w:rFonts w:hint="default" w:ascii="Consolas" w:hAnsi="Consolas" w:eastAsia="Consolas" w:cs="Consolas"/>
          <w:i w:val="0"/>
          <w:iCs w:val="0"/>
          <w:caps w:val="0"/>
          <w:color w:val="CC99CD"/>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0.1</w:t>
      </w:r>
    </w:p>
    <w:p w14:paraId="7087D0A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1CB9064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PMP0: 0x0000000080000000-0x000000008001ffff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w:t>
      </w:r>
      <w:r>
        <w:rPr>
          <w:rFonts w:hint="default" w:ascii="Consolas" w:hAnsi="Consolas" w:eastAsia="Consolas" w:cs="Consolas"/>
          <w:i w:val="0"/>
          <w:iCs w:val="0"/>
          <w:caps w:val="0"/>
          <w:color w:val="CCCCCC"/>
          <w:spacing w:val="2"/>
          <w:sz w:val="17"/>
          <w:szCs w:val="17"/>
          <w:bdr w:val="none" w:color="auto" w:sz="0" w:space="0"/>
          <w:shd w:val="clear" w:fill="2D2D2D"/>
        </w:rPr>
        <w:t>)</w:t>
      </w:r>
    </w:p>
    <w:p w14:paraId="35B5F3D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PMP1: 0x0000000000000000-0xffffffffffffffff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A,R,W,X</w:t>
      </w:r>
      <w:r>
        <w:rPr>
          <w:rFonts w:hint="default" w:ascii="Consolas" w:hAnsi="Consolas" w:eastAsia="Consolas" w:cs="Consolas"/>
          <w:i w:val="0"/>
          <w:iCs w:val="0"/>
          <w:caps w:val="0"/>
          <w:color w:val="CCCCCC"/>
          <w:spacing w:val="2"/>
          <w:sz w:val="17"/>
          <w:szCs w:val="17"/>
          <w:bdr w:val="none" w:color="auto" w:sz="0" w:space="0"/>
          <w:shd w:val="clear" w:fill="2D2D2D"/>
        </w:rPr>
        <w:t>)</w:t>
      </w:r>
    </w:p>
    <w:p w14:paraId="22AE1ED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DTB Init</w:t>
      </w:r>
    </w:p>
    <w:p w14:paraId="15E0796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HartID: </w:t>
      </w:r>
      <w:r>
        <w:rPr>
          <w:rFonts w:hint="default" w:ascii="Consolas" w:hAnsi="Consolas" w:eastAsia="Consolas" w:cs="Consolas"/>
          <w:i w:val="0"/>
          <w:iCs w:val="0"/>
          <w:caps w:val="0"/>
          <w:color w:val="F08D49"/>
          <w:spacing w:val="2"/>
          <w:sz w:val="17"/>
          <w:szCs w:val="17"/>
          <w:bdr w:val="none" w:color="auto" w:sz="0" w:space="0"/>
          <w:shd w:val="clear" w:fill="2D2D2D"/>
        </w:rPr>
        <w:t>0</w:t>
      </w:r>
    </w:p>
    <w:p w14:paraId="6D905F1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DTB Address: 0x</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runtime-dependent</w:t>
      </w:r>
      <w:r>
        <w:rPr>
          <w:rFonts w:hint="default" w:ascii="Consolas" w:hAnsi="Consolas" w:eastAsia="Consolas" w:cs="Consolas"/>
          <w:i w:val="0"/>
          <w:iCs w:val="0"/>
          <w:caps w:val="0"/>
          <w:color w:val="67CDCC"/>
          <w:spacing w:val="2"/>
          <w:sz w:val="17"/>
          <w:szCs w:val="17"/>
          <w:bdr w:val="none" w:color="auto" w:sz="0" w:space="0"/>
          <w:shd w:val="clear" w:fill="2D2D2D"/>
        </w:rPr>
        <w:t>&gt;</w:t>
      </w:r>
    </w:p>
    <w:p w14:paraId="12075C1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Physical Memory from DTB:</w:t>
      </w:r>
    </w:p>
    <w:p w14:paraId="48C2542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 0x0000000080000000</w:t>
      </w:r>
    </w:p>
    <w:p w14:paraId="22368F0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Size: 0x0000000008000000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128</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MB</w:t>
      </w:r>
      <w:r>
        <w:rPr>
          <w:rFonts w:hint="default" w:ascii="Consolas" w:hAnsi="Consolas" w:eastAsia="Consolas" w:cs="Consolas"/>
          <w:i w:val="0"/>
          <w:iCs w:val="0"/>
          <w:caps w:val="0"/>
          <w:color w:val="CCCCCC"/>
          <w:spacing w:val="2"/>
          <w:sz w:val="17"/>
          <w:szCs w:val="17"/>
          <w:bdr w:val="none" w:color="auto" w:sz="0" w:space="0"/>
          <w:shd w:val="clear" w:fill="2D2D2D"/>
        </w:rPr>
        <w:t>)</w:t>
      </w:r>
    </w:p>
    <w:p w14:paraId="205308A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End:  0x0000000087ffffff</w:t>
      </w:r>
    </w:p>
    <w:p w14:paraId="4FB46F6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DTB init completed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THU.CST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os is loading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w:t>
      </w:r>
    </w:p>
    <w:p w14:paraId="291A552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Special kernel symbols:</w:t>
      </w:r>
    </w:p>
    <w:p w14:paraId="1C72BDF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entry  0xffffffffc02000c0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virtual</w:t>
      </w:r>
      <w:r>
        <w:rPr>
          <w:rFonts w:hint="default" w:ascii="Consolas" w:hAnsi="Consolas" w:eastAsia="Consolas" w:cs="Consolas"/>
          <w:i w:val="0"/>
          <w:iCs w:val="0"/>
          <w:caps w:val="0"/>
          <w:color w:val="CCCCCC"/>
          <w:spacing w:val="2"/>
          <w:sz w:val="17"/>
          <w:szCs w:val="17"/>
          <w:bdr w:val="none" w:color="auto" w:sz="0" w:space="0"/>
          <w:shd w:val="clear" w:fill="2D2D2D"/>
        </w:rPr>
        <w:t>)</w:t>
      </w:r>
    </w:p>
    <w:p w14:paraId="49C23A3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etext  0xffffffffc02011de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virtual</w:t>
      </w:r>
      <w:r>
        <w:rPr>
          <w:rFonts w:hint="default" w:ascii="Consolas" w:hAnsi="Consolas" w:eastAsia="Consolas" w:cs="Consolas"/>
          <w:i w:val="0"/>
          <w:iCs w:val="0"/>
          <w:caps w:val="0"/>
          <w:color w:val="CCCCCC"/>
          <w:spacing w:val="2"/>
          <w:sz w:val="17"/>
          <w:szCs w:val="17"/>
          <w:bdr w:val="none" w:color="auto" w:sz="0" w:space="0"/>
          <w:shd w:val="clear" w:fill="2D2D2D"/>
        </w:rPr>
        <w:t>)</w:t>
      </w:r>
    </w:p>
    <w:p w14:paraId="2AA283B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edata  0xffffffffc0205008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virtual</w:t>
      </w:r>
      <w:r>
        <w:rPr>
          <w:rFonts w:hint="default" w:ascii="Consolas" w:hAnsi="Consolas" w:eastAsia="Consolas" w:cs="Consolas"/>
          <w:i w:val="0"/>
          <w:iCs w:val="0"/>
          <w:caps w:val="0"/>
          <w:color w:val="CCCCCC"/>
          <w:spacing w:val="2"/>
          <w:sz w:val="17"/>
          <w:szCs w:val="17"/>
          <w:bdr w:val="none" w:color="auto" w:sz="0" w:space="0"/>
          <w:shd w:val="clear" w:fill="2D2D2D"/>
        </w:rPr>
        <w:t>)</w:t>
      </w:r>
    </w:p>
    <w:p w14:paraId="45D5467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end    0xffffffffc0205058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virtual</w:t>
      </w:r>
      <w:r>
        <w:rPr>
          <w:rFonts w:hint="default" w:ascii="Consolas" w:hAnsi="Consolas" w:eastAsia="Consolas" w:cs="Consolas"/>
          <w:i w:val="0"/>
          <w:iCs w:val="0"/>
          <w:caps w:val="0"/>
          <w:color w:val="CCCCCC"/>
          <w:spacing w:val="2"/>
          <w:sz w:val="17"/>
          <w:szCs w:val="17"/>
          <w:bdr w:val="none" w:color="auto" w:sz="0" w:space="0"/>
          <w:shd w:val="clear" w:fill="2D2D2D"/>
        </w:rPr>
        <w:t>)</w:t>
      </w:r>
    </w:p>
    <w:p w14:paraId="0AC31DE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Kernel executable memory footprint: 20KB</w:t>
      </w:r>
    </w:p>
    <w:p w14:paraId="21A6BFB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memory management: best_fit_pmm_manager</w:t>
      </w:r>
    </w:p>
    <w:p w14:paraId="5A5679B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physical memory map:</w:t>
      </w:r>
    </w:p>
    <w:p w14:paraId="5539798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memory: 0x0000000008000000,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0x0000000080000000, 0x0000000087ffffff</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w:t>
      </w:r>
    </w:p>
    <w:p w14:paraId="623696E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check_alloc_page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succeeded</w:t>
      </w:r>
      <w:r>
        <w:rPr>
          <w:rFonts w:hint="default" w:ascii="Consolas" w:hAnsi="Consolas" w:eastAsia="Consolas" w:cs="Consolas"/>
          <w:i w:val="0"/>
          <w:iCs w:val="0"/>
          <w:caps w:val="0"/>
          <w:color w:val="67CDCC"/>
          <w:spacing w:val="2"/>
          <w:sz w:val="17"/>
          <w:szCs w:val="17"/>
          <w:bdr w:val="none" w:color="auto" w:sz="0" w:space="0"/>
          <w:shd w:val="clear" w:fill="2D2D2D"/>
        </w:rPr>
        <w:t>!</w:t>
      </w:r>
    </w:p>
    <w:p w14:paraId="4D32D47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satp virtual address: 0xffffffffc0204000</w:t>
      </w:r>
    </w:p>
    <w:p w14:paraId="2E3ABDA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satp physical address: 0x0000000080204000</w:t>
      </w:r>
    </w:p>
    <w:p w14:paraId="1DF90BE6">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从输出可以看到，ucore依次显示入口地址、各段结束地址和内核镜像结束地址，然后输出设备树探测到的物理内存范围，并运行物理页分配检查。需要注意的是，</w:t>
      </w:r>
      <w:r>
        <w:rPr>
          <w:rStyle w:val="14"/>
          <w:rFonts w:hint="default" w:ascii="Consolas" w:hAnsi="Consolas" w:eastAsia="Consolas" w:cs="Consolas"/>
          <w:i w:val="0"/>
          <w:iCs w:val="0"/>
          <w:caps w:val="0"/>
          <w:color w:val="333333"/>
          <w:spacing w:val="2"/>
          <w:sz w:val="17"/>
          <w:szCs w:val="17"/>
          <w:bdr w:val="none" w:color="auto" w:sz="0" w:space="0"/>
          <w:shd w:val="clear" w:fill="F7F7F7"/>
        </w:rPr>
        <w:t>entry.S</w:t>
      </w:r>
      <w:r>
        <w:rPr>
          <w:rFonts w:hint="default" w:ascii="Helvetica" w:hAnsi="Helvetica" w:eastAsia="Helvetica" w:cs="Helvetica"/>
          <w:i w:val="0"/>
          <w:iCs w:val="0"/>
          <w:caps w:val="0"/>
          <w:color w:val="333333"/>
          <w:spacing w:val="2"/>
          <w:sz w:val="24"/>
          <w:szCs w:val="24"/>
          <w:shd w:val="clear" w:fill="FFFFFF"/>
        </w:rPr>
        <w:t>在进入</w:t>
      </w:r>
      <w:r>
        <w:rPr>
          <w:rStyle w:val="14"/>
          <w:rFonts w:hint="default" w:ascii="Consolas" w:hAnsi="Consolas" w:eastAsia="Consolas" w:cs="Consolas"/>
          <w:i w:val="0"/>
          <w:iCs w:val="0"/>
          <w:caps w:val="0"/>
          <w:color w:val="333333"/>
          <w:spacing w:val="2"/>
          <w:sz w:val="17"/>
          <w:szCs w:val="17"/>
          <w:bdr w:val="none" w:color="auto" w:sz="0" w:space="0"/>
          <w:shd w:val="clear" w:fill="F7F7F7"/>
        </w:rPr>
        <w:t>kern_init()</w:t>
      </w:r>
      <w:r>
        <w:rPr>
          <w:rFonts w:hint="default" w:ascii="Helvetica" w:hAnsi="Helvetica" w:eastAsia="Helvetica" w:cs="Helvetica"/>
          <w:i w:val="0"/>
          <w:iCs w:val="0"/>
          <w:caps w:val="0"/>
          <w:color w:val="333333"/>
          <w:spacing w:val="2"/>
          <w:sz w:val="24"/>
          <w:szCs w:val="24"/>
          <w:shd w:val="clear" w:fill="FFFFFF"/>
        </w:rPr>
        <w:t>之前已经建立启动页表并开启 Sv39 分页；这里的物理内存初始化是在分页模式下建立</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描述符和初始空闲页区间。</w:t>
      </w:r>
    </w:p>
    <w:p w14:paraId="46B7F7A4"/>
    <w:p w14:paraId="18802047"/>
    <w:p w14:paraId="4C11D09C">
      <w:pPr>
        <w:pStyle w:val="3"/>
        <w:keepNext w:val="0"/>
        <w:keepLines w:val="0"/>
        <w:widowControl/>
        <w:suppressLineNumbers w:val="0"/>
        <w:shd w:val="clear" w:fill="FFFFFF"/>
        <w:spacing w:before="0" w:beforeAutospacing="0" w:after="0" w:afterAutospacing="0"/>
        <w:ind w:left="0" w:firstLine="0"/>
        <w:rPr>
          <w:rFonts w:ascii="Helvetica" w:hAnsi="Helvetica" w:eastAsia="Helvetica" w:cs="Helvetica"/>
          <w:b/>
          <w:bCs/>
          <w:i w:val="0"/>
          <w:iCs w:val="0"/>
          <w:caps w:val="0"/>
          <w:color w:val="333333"/>
          <w:spacing w:val="2"/>
          <w:sz w:val="36"/>
          <w:szCs w:val="36"/>
        </w:rPr>
      </w:pPr>
      <w:r>
        <w:rPr>
          <w:rFonts w:hint="default" w:ascii="Helvetica" w:hAnsi="Helvetica" w:eastAsia="Helvetica" w:cs="Helvetica"/>
          <w:b/>
          <w:bCs/>
          <w:i w:val="0"/>
          <w:iCs w:val="0"/>
          <w:caps w:val="0"/>
          <w:color w:val="333333"/>
          <w:spacing w:val="2"/>
          <w:sz w:val="36"/>
          <w:szCs w:val="36"/>
          <w:shd w:val="clear" w:fill="FFFFFF"/>
        </w:rPr>
        <w:t>物理内存管理</w:t>
      </w:r>
    </w:p>
    <w:p w14:paraId="7E3157B9">
      <w:pPr>
        <w:pStyle w:val="4"/>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1"/>
          <w:szCs w:val="31"/>
        </w:rPr>
      </w:pPr>
      <w:r>
        <w:rPr>
          <w:rFonts w:hint="default" w:ascii="Helvetica" w:hAnsi="Helvetica" w:eastAsia="Helvetica" w:cs="Helvetica"/>
          <w:b/>
          <w:bCs/>
          <w:i w:val="0"/>
          <w:iCs w:val="0"/>
          <w:caps w:val="0"/>
          <w:color w:val="333333"/>
          <w:spacing w:val="2"/>
          <w:sz w:val="31"/>
          <w:szCs w:val="31"/>
          <w:shd w:val="clear" w:fill="FFFFFF"/>
        </w:rPr>
        <w:t>基本原理概述</w:t>
      </w:r>
    </w:p>
    <w:p w14:paraId="594CB2E7">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物理内存管理</w:t>
      </w:r>
    </w:p>
    <w:p w14:paraId="34830EA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计算机系统的最底层，物理内存由一系列具有实际地址的存储单元构成。每个内存单元都拥有唯一的物理地址，CPU通过地址总线直接发送这些物理地址来访问内存数据。在简单系统中，程序指令中的内存地址（如</w:t>
      </w:r>
      <w:r>
        <w:rPr>
          <w:rStyle w:val="14"/>
          <w:rFonts w:ascii="Consolas" w:hAnsi="Consolas" w:eastAsia="Consolas" w:cs="Consolas"/>
          <w:i w:val="0"/>
          <w:iCs w:val="0"/>
          <w:caps w:val="0"/>
          <w:color w:val="333333"/>
          <w:spacing w:val="2"/>
          <w:sz w:val="17"/>
          <w:szCs w:val="17"/>
          <w:bdr w:val="none" w:color="auto" w:sz="0" w:space="0"/>
          <w:shd w:val="clear" w:fill="F7F7F7"/>
        </w:rPr>
        <w:t>MOV [0x80200000], %eax</w:t>
      </w:r>
      <w:r>
        <w:rPr>
          <w:rFonts w:hint="default" w:ascii="Helvetica" w:hAnsi="Helvetica" w:eastAsia="Helvetica" w:cs="Helvetica"/>
          <w:i w:val="0"/>
          <w:iCs w:val="0"/>
          <w:caps w:val="0"/>
          <w:color w:val="333333"/>
          <w:spacing w:val="2"/>
          <w:sz w:val="24"/>
          <w:szCs w:val="24"/>
          <w:shd w:val="clear" w:fill="FFFFFF"/>
        </w:rPr>
        <w:t>）会直接被CPU当作物理地址发送到内存总线上，这种方式实现了最直接的内存访问。</w:t>
      </w:r>
    </w:p>
    <w:p w14:paraId="434DFBD7">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然而，当多个程序需要共享内存空间时，这种直接访问物理地址的方式会面临严重问题。首先，如果内核和用户程序都试图访问相同的物理地址（如</w:t>
      </w:r>
      <w:r>
        <w:rPr>
          <w:rStyle w:val="14"/>
          <w:rFonts w:hint="default" w:ascii="Consolas" w:hAnsi="Consolas" w:eastAsia="Consolas" w:cs="Consolas"/>
          <w:i w:val="0"/>
          <w:iCs w:val="0"/>
          <w:caps w:val="0"/>
          <w:color w:val="333333"/>
          <w:spacing w:val="2"/>
          <w:sz w:val="17"/>
          <w:szCs w:val="17"/>
          <w:bdr w:val="none" w:color="auto" w:sz="0" w:space="0"/>
          <w:shd w:val="clear" w:fill="F7F7F7"/>
        </w:rPr>
        <w:t>0x80200000</w:t>
      </w:r>
      <w:r>
        <w:rPr>
          <w:rFonts w:hint="default" w:ascii="Helvetica" w:hAnsi="Helvetica" w:eastAsia="Helvetica" w:cs="Helvetica"/>
          <w:i w:val="0"/>
          <w:iCs w:val="0"/>
          <w:caps w:val="0"/>
          <w:color w:val="333333"/>
          <w:spacing w:val="2"/>
          <w:sz w:val="24"/>
          <w:szCs w:val="24"/>
          <w:shd w:val="clear" w:fill="FFFFFF"/>
        </w:rPr>
        <w:t>），就会产生冲突，导致数据被意外修改或破坏。更重要的是，这种内存管理方式对内存连续性有着苛刻的要求——每个程序都需要获得连续的内存空间才能运行。</w:t>
      </w:r>
    </w:p>
    <w:p w14:paraId="2584547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由于程序对连续内存空间的需求，物理内存很容易产生碎片化问题。即使系统中总的空闲内存容量足够，但如果这些空闲内存分散成多个不连续的小块，程序仍然可能因为找不到足够的连续空间而无法运行。这种对连续性的强烈依赖，使得简单物理内存管理在复杂系统中难以有效工作。</w:t>
      </w:r>
    </w:p>
    <w:p w14:paraId="459548E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那么如何消除这种影响呢？大家显然可以想象得到，我们可以通过让用户程序访问的</w:t>
      </w:r>
      <w:r>
        <w:rPr>
          <w:rStyle w:val="14"/>
          <w:rFonts w:hint="default" w:ascii="Consolas" w:hAnsi="Consolas" w:eastAsia="Consolas" w:cs="Consolas"/>
          <w:i w:val="0"/>
          <w:iCs w:val="0"/>
          <w:caps w:val="0"/>
          <w:color w:val="333333"/>
          <w:spacing w:val="2"/>
          <w:sz w:val="17"/>
          <w:szCs w:val="17"/>
          <w:bdr w:val="none" w:color="auto" w:sz="0" w:space="0"/>
          <w:shd w:val="clear" w:fill="F7F7F7"/>
        </w:rPr>
        <w:t>0x80200000</w:t>
      </w:r>
      <w:r>
        <w:rPr>
          <w:rFonts w:hint="default" w:ascii="Helvetica" w:hAnsi="Helvetica" w:eastAsia="Helvetica" w:cs="Helvetica"/>
          <w:i w:val="0"/>
          <w:iCs w:val="0"/>
          <w:caps w:val="0"/>
          <w:color w:val="333333"/>
          <w:spacing w:val="2"/>
          <w:sz w:val="24"/>
          <w:szCs w:val="24"/>
          <w:shd w:val="clear" w:fill="FFFFFF"/>
        </w:rPr>
        <w:t>和内核访问的</w:t>
      </w:r>
      <w:r>
        <w:rPr>
          <w:rStyle w:val="14"/>
          <w:rFonts w:hint="default" w:ascii="Consolas" w:hAnsi="Consolas" w:eastAsia="Consolas" w:cs="Consolas"/>
          <w:i w:val="0"/>
          <w:iCs w:val="0"/>
          <w:caps w:val="0"/>
          <w:color w:val="333333"/>
          <w:spacing w:val="2"/>
          <w:sz w:val="17"/>
          <w:szCs w:val="17"/>
          <w:bdr w:val="none" w:color="auto" w:sz="0" w:space="0"/>
          <w:shd w:val="clear" w:fill="F7F7F7"/>
        </w:rPr>
        <w:t>0x80200000</w:t>
      </w:r>
      <w:r>
        <w:rPr>
          <w:rFonts w:hint="default" w:ascii="Helvetica" w:hAnsi="Helvetica" w:eastAsia="Helvetica" w:cs="Helvetica"/>
          <w:i w:val="0"/>
          <w:iCs w:val="0"/>
          <w:caps w:val="0"/>
          <w:color w:val="333333"/>
          <w:spacing w:val="2"/>
          <w:sz w:val="24"/>
          <w:szCs w:val="24"/>
          <w:shd w:val="clear" w:fill="FFFFFF"/>
        </w:rPr>
        <w:t>不是一个地址来解决这个问题。但是如果我们只有一块内存，那么为了创造两个不同的地址空间，我们可以引入一个”翻译“机制：程序使用的地址需要经过一步”翻译“才能变成真正的内存的物理地址。这个”翻译“过程，我们可以用一个”词典“实现。通过这个”词典“给出翻译之前的地址，可以在词典里查找翻译后的地址。而对每个程序往往都有着唯一的一本”词典“，而它能使用的内存也就只有他的”词典“所包含的。</w:t>
      </w:r>
    </w:p>
    <w:p w14:paraId="3FC7FED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词典“是否对能使用的每个字节都进行翻译？我们可以想象，存储每个字节翻译的结果至少需要一个字节，那么使用1MB的内存将至少需要构造1MB的”词典“，这效率太低了。观察到，一个程序使用内存的数量级通常远大于字节，至少以KB为单位（所以上古时代的人说的是”640K对每个人都够了“而不是”640B对每个人都够了"）。那么我们可以考虑，把连续的很多字节合在一起翻译，让他们翻译前后的数值之差相同，这就是“页”。</w:t>
      </w:r>
    </w:p>
    <w:p w14:paraId="0688F586">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物理地址和虚拟地址</w:t>
      </w:r>
    </w:p>
    <w:p w14:paraId="2D79472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在本次实验中，我们使用的是RISCV的</w:t>
      </w:r>
      <w:r>
        <w:rPr>
          <w:rStyle w:val="14"/>
          <w:rFonts w:hint="default" w:ascii="Consolas" w:hAnsi="Consolas" w:eastAsia="Consolas" w:cs="Consolas"/>
          <w:i w:val="0"/>
          <w:iCs w:val="0"/>
          <w:caps w:val="0"/>
          <w:color w:val="333333"/>
          <w:spacing w:val="2"/>
          <w:sz w:val="17"/>
          <w:szCs w:val="17"/>
          <w:bdr w:val="none" w:color="auto" w:sz="0" w:space="0"/>
          <w:shd w:val="clear" w:fill="F7F7F7"/>
        </w:rPr>
        <w:t>sv39</w:t>
      </w:r>
      <w:r>
        <w:rPr>
          <w:rFonts w:hint="default" w:ascii="Helvetica" w:hAnsi="Helvetica" w:eastAsia="Helvetica" w:cs="Helvetica"/>
          <w:i w:val="0"/>
          <w:iCs w:val="0"/>
          <w:caps w:val="0"/>
          <w:color w:val="333333"/>
          <w:spacing w:val="2"/>
          <w:sz w:val="24"/>
          <w:szCs w:val="24"/>
          <w:shd w:val="clear" w:fill="FFFFFF"/>
        </w:rPr>
        <w:t>页表机制，每个页的大小是4KB，也就是4096个字节。通过之前的介绍，相信大家对物理地址和虚拟地址有了一个初步的认识了，页表就是那个“词典”，里面有程序使用的虚拟页号到实际内存的物理页号的对应关系，但并不是所有的虚拟页都有对应的物理页。虚拟页可能的数目远大于物理页的数目，而且一个程序在运行时，一般不会拥有所有物理页的使用权，只会占用部分物理页，这些物理页再通过页表映射到虚拟地址空间中。</w:t>
      </w:r>
    </w:p>
    <w:p w14:paraId="50CDBCA7">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分页机制的一个重要优势在于，它带来了地址管理的灵活性。程序员只需要面对一个连续的虚拟地址空间，而不需要关心底层物理内存是否连续。不同程序使用的虚拟地址空间可以相同，但通过页表映射到不同的物理地址，避免了冲突。操作系统还可以通过修改页表，方便地实现内存共享、隔离和换页。</w:t>
      </w:r>
    </w:p>
    <w:p w14:paraId="176284FC">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w:t>
      </w:r>
      <w:r>
        <w:rPr>
          <w:rStyle w:val="14"/>
          <w:rFonts w:hint="default" w:ascii="Consolas" w:hAnsi="Consolas" w:eastAsia="Consolas" w:cs="Consolas"/>
          <w:i w:val="0"/>
          <w:iCs w:val="0"/>
          <w:caps w:val="0"/>
          <w:color w:val="333333"/>
          <w:spacing w:val="2"/>
          <w:sz w:val="17"/>
          <w:szCs w:val="17"/>
          <w:bdr w:val="none" w:color="auto" w:sz="0" w:space="0"/>
          <w:shd w:val="clear" w:fill="F7F7F7"/>
        </w:rPr>
        <w:t>sv39</w:t>
      </w:r>
      <w:r>
        <w:rPr>
          <w:rFonts w:hint="default" w:ascii="Helvetica" w:hAnsi="Helvetica" w:eastAsia="Helvetica" w:cs="Helvetica"/>
          <w:i w:val="0"/>
          <w:iCs w:val="0"/>
          <w:caps w:val="0"/>
          <w:color w:val="333333"/>
          <w:spacing w:val="2"/>
          <w:sz w:val="24"/>
          <w:szCs w:val="24"/>
          <w:shd w:val="clear" w:fill="FFFFFF"/>
        </w:rPr>
        <w:t>中，定义</w:t>
      </w:r>
      <w:r>
        <w:rPr>
          <w:rStyle w:val="11"/>
          <w:rFonts w:hint="default" w:ascii="Helvetica" w:hAnsi="Helvetica" w:eastAsia="Helvetica" w:cs="Helvetica"/>
          <w:b/>
          <w:bCs/>
          <w:i w:val="0"/>
          <w:iCs w:val="0"/>
          <w:caps w:val="0"/>
          <w:color w:val="333333"/>
          <w:spacing w:val="2"/>
          <w:sz w:val="24"/>
          <w:szCs w:val="24"/>
          <w:shd w:val="clear" w:fill="FFFFFF"/>
        </w:rPr>
        <w:t>物理地址(Physical Address)有 56位，而虚拟地址(Virtual Address) 有 39位</w:t>
      </w:r>
      <w:r>
        <w:rPr>
          <w:rFonts w:hint="default" w:ascii="Helvetica" w:hAnsi="Helvetica" w:eastAsia="Helvetica" w:cs="Helvetica"/>
          <w:i w:val="0"/>
          <w:iCs w:val="0"/>
          <w:caps w:val="0"/>
          <w:color w:val="333333"/>
          <w:spacing w:val="2"/>
          <w:sz w:val="24"/>
          <w:szCs w:val="24"/>
          <w:shd w:val="clear" w:fill="FFFFFF"/>
        </w:rPr>
        <w:t>。实际使用的时候，一个虚拟地址要占用 64位，只有低 39位有效，我们规定 63−39 位的值必须等于第 38 位的值（大家可以将它类比为有符号整数），否则会认为该虚拟地址不合法，在访问时会产生异常。不论是物理地址还是虚拟地址，我们都可以认为，最后12位表示的是页内偏移，也就是这个地址在它所在页帧的什么位置（同一个位置的物理地址和虚拟地址的页内偏移相同）。除了最后12位，前面的部分表示的是物理页号或者虚拟页号。</w:t>
      </w:r>
    </w:p>
    <w:p w14:paraId="5167FF84">
      <w:pPr>
        <w:pStyle w:val="4"/>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1"/>
          <w:szCs w:val="31"/>
        </w:rPr>
      </w:pPr>
      <w:r>
        <w:rPr>
          <w:rFonts w:hint="default" w:ascii="Helvetica" w:hAnsi="Helvetica" w:eastAsia="Helvetica" w:cs="Helvetica"/>
          <w:b/>
          <w:bCs/>
          <w:i w:val="0"/>
          <w:iCs w:val="0"/>
          <w:caps w:val="0"/>
          <w:color w:val="333333"/>
          <w:spacing w:val="2"/>
          <w:sz w:val="31"/>
          <w:szCs w:val="31"/>
          <w:shd w:val="clear" w:fill="FFFFFF"/>
        </w:rPr>
        <w:t>以页为单位管理物理内存</w:t>
      </w:r>
    </w:p>
    <w:p w14:paraId="3D853A9C">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页表项</w:t>
      </w:r>
    </w:p>
    <w:p w14:paraId="73F32AD9">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一个页表项是用来描述一个虚拟页号如何映射到物理页号的。如果一个虚拟页号通过某种手段找到了一个页表项，并通过读取上面的物理页号完成映射，那么我们称这个虚拟页号通过该页表项完成映射。而我们的”词典“（页表）存储在内存里，由若干个格式固定的”词条“也就是页表项（PTE, Page Table Entry）组成。显然我们需要给词典的每个词条约定一个固定的格式（包括每个词条的大小，含义），这样查起来才方便。</w:t>
      </w:r>
    </w:p>
    <w:p w14:paraId="12035C3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那么在sv39的一个页表项占据8字节（64位），那么页表项结构是这样的：</w:t>
      </w:r>
    </w:p>
    <w:tbl>
      <w:tblPr>
        <w:tblW w:w="1060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57"/>
        <w:gridCol w:w="1182"/>
        <w:gridCol w:w="1182"/>
        <w:gridCol w:w="1182"/>
        <w:gridCol w:w="971"/>
        <w:gridCol w:w="575"/>
        <w:gridCol w:w="562"/>
        <w:gridCol w:w="588"/>
        <w:gridCol w:w="575"/>
        <w:gridCol w:w="562"/>
        <w:gridCol w:w="629"/>
        <w:gridCol w:w="575"/>
        <w:gridCol w:w="563"/>
      </w:tblGrid>
      <w:tr w14:paraId="3A00421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94E6AD5">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63-54</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1B99337">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53-28</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22313D6">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27-19</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9519F81">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18-10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905C993">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9-8</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76E2161">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7</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5DD05D9">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6</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F89D649">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5</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9F5185B">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4</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E1D9A33">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30A652F">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40912D0">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F62DC09">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0</w:t>
            </w:r>
          </w:p>
        </w:tc>
      </w:tr>
      <w:tr w14:paraId="2870396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6D9FFAE">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Style w:val="12"/>
                <w:rFonts w:hint="default" w:ascii="Helvetica" w:hAnsi="Helvetica" w:eastAsia="Helvetica" w:cs="Helvetica"/>
                <w:i/>
                <w:iCs/>
                <w:caps w:val="0"/>
                <w:color w:val="333333"/>
                <w:spacing w:val="2"/>
                <w:kern w:val="0"/>
                <w:sz w:val="24"/>
                <w:szCs w:val="24"/>
                <w:bdr w:val="none" w:color="auto" w:sz="0" w:space="0"/>
                <w:lang w:val="en-US" w:eastAsia="zh-CN" w:bidi="ar"/>
              </w:rPr>
              <w:t>Reserved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A9DE027">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PPN[2]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E099C43">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PPN[1]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F032BE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PPN[0]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4C3C46D">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RSW</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BBD9F85">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00575DA">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A</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8F25BD9">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G</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EA456BE">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U</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076B8E2">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X</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B6B2643">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W</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ADBB7B9">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R</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BE65734">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V</w:t>
            </w:r>
          </w:p>
        </w:tc>
      </w:tr>
      <w:tr w14:paraId="17996DDF">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CF2F454">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DDB361D">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26</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BECBB56">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9</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EB4D8D8">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9</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4EA9BC2">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CD91D28">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0584EBE">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8F2F36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37564EDE">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4E7B1DF">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503EA0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BBC7535">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355878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r>
    </w:tbl>
    <w:p w14:paraId="3E787EA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我们可以看到 sv39 里面的一个页表项大小为 64 位 8 字节。其中第 53-10 位共44位为一个物理页号，表示这个虚拟页号映射到的物理页号。后面的第 9-0 位共10位则描述映射的状态信息。</w:t>
      </w:r>
    </w:p>
    <w:p w14:paraId="64714DD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介绍一下映射状态信息各位的含义：</w:t>
      </w:r>
    </w:p>
    <w:p w14:paraId="365CE326">
      <w:pPr>
        <w:keepNext w:val="0"/>
        <w:keepLines w:val="0"/>
        <w:widowControl/>
        <w:numPr>
          <w:ilvl w:val="0"/>
          <w:numId w:val="7"/>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RSW：两位留给 S Mode 的应用程序，我们可以用来进行拓展。</w:t>
      </w:r>
    </w:p>
    <w:p w14:paraId="175DD4A0">
      <w:pPr>
        <w:keepNext w:val="0"/>
        <w:keepLines w:val="0"/>
        <w:widowControl/>
        <w:numPr>
          <w:ilvl w:val="0"/>
          <w:numId w:val="7"/>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D：即 Dirty ，如果 D=1 ，表示从上次 D 被清零后开始算起，有虚拟地址通过这个页表项进行写入。</w:t>
      </w:r>
    </w:p>
    <w:p w14:paraId="53285750">
      <w:pPr>
        <w:keepNext w:val="0"/>
        <w:keepLines w:val="0"/>
        <w:widowControl/>
        <w:numPr>
          <w:ilvl w:val="0"/>
          <w:numId w:val="7"/>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A，即 Accessed，如果 A=1 ，表示从上次 A 被清零后开始算起，有虚拟地址通过这个页表项进行读、或者写、或者取指。</w:t>
      </w:r>
    </w:p>
    <w:p w14:paraId="3AAAE1A6">
      <w:pPr>
        <w:keepNext w:val="0"/>
        <w:keepLines w:val="0"/>
        <w:widowControl/>
        <w:numPr>
          <w:ilvl w:val="0"/>
          <w:numId w:val="7"/>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G，即 Global，如果 G=1 表示这是一个全局映射，处理器缓存该映射时不需要使用 ASID 区分地址空间；这并不表示所有页表中都会自动包含这一项。</w:t>
      </w:r>
    </w:p>
    <w:p w14:paraId="19C4639A">
      <w:pPr>
        <w:keepNext w:val="0"/>
        <w:keepLines w:val="0"/>
        <w:widowControl/>
        <w:numPr>
          <w:ilvl w:val="0"/>
          <w:numId w:val="7"/>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U，即 user，U为 1 表示用户态 (U Mode)的程序 可以通过该页表项进映射。在用户态运行时，也只能够通过 U=1 的页表项进行虚实地址映射。 注意，S Mode 不一定可以通过 U=1 的页表项进行映射。我们需要将 S Mode 的状态寄存器 sstatus 上的 SUM 位手动设置为 1 才可以做到这一点（通常情况不会把它置1）。否则通过 U=1 的页表项进行映射也会报出异常。另外，不论sstatus的SUM位如何取值，S Mode都不允许执行 U=1 的页面里包含的指令，这是出于安全的考虑。</w:t>
      </w:r>
    </w:p>
    <w:p w14:paraId="3211F728">
      <w:pPr>
        <w:keepNext w:val="0"/>
        <w:keepLines w:val="0"/>
        <w:widowControl/>
        <w:numPr>
          <w:ilvl w:val="0"/>
          <w:numId w:val="7"/>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R,W,X 为许可位，分别表示是否可读 (Readable)，可写 (Writable)，可执行 (Executable)。 以 W 这一位为例，如果 W=0 表示不可写，那么如果一条 store 的指令，它通过这个页表项完成了虚拟页号到物理页号的映射，找到了物理地址。但是仍然会报出异常，是因为这个页表项规定如果物理地址是通过它映射得到的，那么不准写入！ R,X也是同样的道理。 根据 R,W,X 取值的不同，我们可以分成下面几种类型：</w:t>
      </w:r>
    </w:p>
    <w:tbl>
      <w:tblPr>
        <w:tblW w:w="7470"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9"/>
        <w:gridCol w:w="872"/>
        <w:gridCol w:w="798"/>
        <w:gridCol w:w="5021"/>
      </w:tblGrid>
      <w:tr w14:paraId="2E6D0C8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98A62D7">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X</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DB1ACBD">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W</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D9824F3">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R</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F249713">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Meaning</w:t>
            </w:r>
          </w:p>
        </w:tc>
      </w:tr>
      <w:tr w14:paraId="468F2C4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B1344FE">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2FCA33E">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77F339B">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D6D3599">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指向下一级页表的指针</w:t>
            </w:r>
          </w:p>
        </w:tc>
      </w:tr>
      <w:tr w14:paraId="16235CC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0913C45">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654980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2AD8672A">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3C236C5">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这一页只读</w:t>
            </w:r>
          </w:p>
        </w:tc>
      </w:tr>
      <w:tr w14:paraId="1484C5B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AD44E27">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18898E1">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07327CD">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66621CB">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Style w:val="12"/>
                <w:rFonts w:hint="default" w:ascii="Helvetica" w:hAnsi="Helvetica" w:eastAsia="Helvetica" w:cs="Helvetica"/>
                <w:i/>
                <w:iCs/>
                <w:caps w:val="0"/>
                <w:color w:val="333333"/>
                <w:spacing w:val="2"/>
                <w:kern w:val="0"/>
                <w:sz w:val="24"/>
                <w:szCs w:val="24"/>
                <w:bdr w:val="none" w:color="auto" w:sz="0" w:space="0"/>
                <w:lang w:val="en-US" w:eastAsia="zh-CN" w:bidi="ar"/>
              </w:rPr>
              <w:t>保留(reserved for future use)</w:t>
            </w:r>
          </w:p>
        </w:tc>
      </w:tr>
      <w:tr w14:paraId="11E486B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2FACA542">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E585FED">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69B9E0F">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6529A14">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这一页可读可写（不可执行）</w:t>
            </w:r>
          </w:p>
        </w:tc>
      </w:tr>
      <w:tr w14:paraId="6F3102B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626B61A">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04215B9">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FD6EAB3">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EBA6D98">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这一页仅可执行（不可读写）</w:t>
            </w:r>
          </w:p>
        </w:tc>
      </w:tr>
      <w:tr w14:paraId="145D066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99D7995">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21362CB5">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FE15C0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B41E78B">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这一页可读可执行</w:t>
            </w:r>
          </w:p>
        </w:tc>
      </w:tr>
      <w:tr w14:paraId="6836215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A6C8F21">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C0D8845">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D321EBB">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F01F1AD">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Style w:val="12"/>
                <w:rFonts w:hint="default" w:ascii="Helvetica" w:hAnsi="Helvetica" w:eastAsia="Helvetica" w:cs="Helvetica"/>
                <w:i/>
                <w:iCs/>
                <w:caps w:val="0"/>
                <w:color w:val="333333"/>
                <w:spacing w:val="2"/>
                <w:kern w:val="0"/>
                <w:sz w:val="24"/>
                <w:szCs w:val="24"/>
                <w:bdr w:val="none" w:color="auto" w:sz="0" w:space="0"/>
                <w:lang w:val="en-US" w:eastAsia="zh-CN" w:bidi="ar"/>
              </w:rPr>
              <w:t>保留(reserved for future use)</w:t>
            </w:r>
          </w:p>
        </w:tc>
      </w:tr>
      <w:tr w14:paraId="6B434C99">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CB04DF2">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2257CA6">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FA9210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C70F6B6">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这一页可读可写可执行</w:t>
            </w:r>
          </w:p>
        </w:tc>
      </w:tr>
    </w:tbl>
    <w:p w14:paraId="6D316095">
      <w:pPr>
        <w:keepNext w:val="0"/>
        <w:keepLines w:val="0"/>
        <w:widowControl/>
        <w:numPr>
          <w:ilvl w:val="0"/>
          <w:numId w:val="8"/>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V 表示这个页表项是否合法。如果为 0 表示不合法，此时页表项其他位的值都会被忽略。</w:t>
      </w:r>
    </w:p>
    <w:p w14:paraId="5E4CBA2F">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多级页表</w:t>
      </w:r>
    </w:p>
    <w:p w14:paraId="71762110">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在实际使用中显然如果只有一级页表，那么我们构建出来的虚拟地址空间还是过于有限，因此我们需要引入多级页表以实现更大规模的虚拟地址空间。</w:t>
      </w:r>
    </w:p>
    <w:p w14:paraId="0DA3429E">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但是相比于可用的物理内存空间，我们的虚拟地址空间太大，不可能为每虚个拟内存页都分配一个页表项。可以简单计算一下，在Sv39中，因为一个页表项占据8字节（64位），而虚拟地址有39位，后12位是页内偏移，那么还剩下27位可以编码不同的虚拟页号。</w:t>
      </w:r>
    </w:p>
    <w:p w14:paraId="5A940C7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如果开一个大数组Pagetable[ ], 其中Pagetable[vpn]代表虚拟页号为vpn的虚拟页对应的的页表项，我们给个2^27 的虚拟页号都分配8字节的页表项，那就是整整1 GiB的内存。但这里面其实很多虚拟地址我们没有用到，会有大片大片的页表项的标志位为0（不合法），显然我们不应该为那么多非法页表项浪费宝贵的内存空间。</w:t>
      </w:r>
    </w:p>
    <w:p w14:paraId="26ABBA18">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因此，我们可以对页表进行“分级”，让它变成一个树状结构。也就是把很多页表项组合成一个“大页”，如果这些页表项都非法（没有对应的物理页），那么只需要用一个非法的页表项来覆盖这个大页，而不需要分别建立一大堆非法页表项。很多个大页(megapage)还可以组合起来变成大大页(gigapage!)，继而可以有更大的页，以此类推，当然肯定不是分层越多越好，因为随着层数增多，开销也会越大。</w:t>
      </w:r>
    </w:p>
    <w:p w14:paraId="716FE59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在本次实验中，我们使用的sv39权衡各方面效率，使用三级页表。有4KiB=4096字节的页，大小为2MiB= 2^21 字节的大页，和大小为1 GiB 的大大页。</w:t>
      </w:r>
    </w:p>
    <w:p w14:paraId="457AB60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原先的一个39位虚拟地址，被我们看成27位的页号和12位的页内偏移。那么在三级页表下，我们可以把它看成9位的“大大页页号”，9位的“大页页号”（也是大大页内的页内偏移），9位的“页号”（大页的页内偏移），还有12位的页内偏移。这是一个递归的过程，中间的每一级页表映射是类似的。也就是说，整个Sv39的虚拟内存空间里，有512（2的9次方）个大大页，每个大大页里有512个大页，每个大页里有512个页，每个页里有4096个字节，整个虚拟内存空间里就有512∗512∗512∗4096个字节，是512GiB的地址空间。</w:t>
      </w:r>
    </w:p>
    <w:p w14:paraId="31DC696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那么为啥是512呢？注意，4096/8 = 512，我们恰好可以在一页里放下512个页表项！</w:t>
      </w:r>
    </w:p>
    <w:p w14:paraId="44CCAD0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可以认为，Sv39的多级页表在逻辑上是一棵树，它的每个叶子节点都对应内存的一页，它的每个内部节点都对应512个更低一层的节点，而每个内部节点向更低一层节点的链接都使用内存页中的页表项进行存储。</w:t>
      </w:r>
    </w:p>
    <w:p w14:paraId="5878CB3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Sv39页表的根节点会占据一页4KiB的内存，存储512个页表项（一个页表项占据8字节），分别对应512个1 GiB的大大页。虚拟地址27位页号中的高9位用来在根节点中索引页表项，找到对应的大大页（注意只有合法的页表项才是根节点的儿子，可以跳转到一个物理页号，对应树中一个“大大页”的节点）。</w:t>
      </w:r>
    </w:p>
    <w:p w14:paraId="69C65A2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大大页同样是4KiB的内存存储512个页表项，对应512个2MiB的大页，虚拟地址27位页号中的中9位用来在大大页中索引页表项，找到对应的大页的物理页号（同样需要是合法的）。同理，大页的配置与根节点、大大页如出一辙，通过虚拟地址27位页号中的低9位索引大页，便可以找到虚拟地址对应的4KiB物理页，接着用12位页内偏移索引物理页来找到具体的内容。</w:t>
      </w:r>
    </w:p>
    <w:p w14:paraId="5A50F627">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一级和二级页表项不一定要指向下一级页表。我们知道每个三级页表项控制一个虚拟页号，即控制 4KiB 虚拟内存；每个二级页表项则控制 9 位虚拟页号，总计控制 4KiB×2^9 =2MiB 虚拟内存；每个一级页表项控制 18 位虚拟页号，总计控制 2MiB×2^9 =1GiB 虚拟内存。我们可以将二级页表项的 R,W,X 设置为不是全 0 的许可要求，那么它将与一级页表项类似，只不过可以映射一个 2MiB 的大页 (Mega Page) 。同理，也可以将一级页表项看作一个叶子，来映射一个 1GiB 的大大页(Giga Page)。</w:t>
      </w:r>
    </w:p>
    <w:p w14:paraId="15CB6BAD">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页表基址</w:t>
      </w:r>
    </w:p>
    <w:p w14:paraId="71C1484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那么在翻译的过程中，我们如何知道树状页表根节点的物理地址呢？对于 RISC-V 架构，页表相关信息保存在一个名为</w:t>
      </w:r>
      <w:r>
        <w:rPr>
          <w:rStyle w:val="14"/>
          <w:rFonts w:ascii="Consolas" w:hAnsi="Consolas" w:eastAsia="Consolas" w:cs="Consolas"/>
          <w:i w:val="0"/>
          <w:iCs w:val="0"/>
          <w:caps w:val="0"/>
          <w:color w:val="333333"/>
          <w:spacing w:val="2"/>
          <w:sz w:val="17"/>
          <w:szCs w:val="17"/>
          <w:bdr w:val="none" w:color="auto" w:sz="0" w:space="0"/>
          <w:shd w:val="clear" w:fill="F7F7F7"/>
        </w:rPr>
        <w:t>satp</w:t>
      </w:r>
      <w:r>
        <w:rPr>
          <w:rFonts w:hint="default" w:ascii="Helvetica" w:hAnsi="Helvetica" w:eastAsia="Helvetica" w:cs="Helvetica"/>
          <w:i w:val="0"/>
          <w:iCs w:val="0"/>
          <w:caps w:val="0"/>
          <w:color w:val="333333"/>
          <w:spacing w:val="2"/>
          <w:sz w:val="24"/>
          <w:szCs w:val="24"/>
          <w:shd w:val="clear" w:fill="FFFFFF"/>
        </w:rPr>
        <w:t>（Supervisor Address Translation and Protection Register）的特殊寄存器中。</w:t>
      </w:r>
    </w:p>
    <w:p w14:paraId="1473FD1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实际上，</w:t>
      </w:r>
      <w:r>
        <w:rPr>
          <w:rStyle w:val="14"/>
          <w:rFonts w:hint="default" w:ascii="Consolas" w:hAnsi="Consolas" w:eastAsia="Consolas" w:cs="Consolas"/>
          <w:i w:val="0"/>
          <w:iCs w:val="0"/>
          <w:caps w:val="0"/>
          <w:color w:val="333333"/>
          <w:spacing w:val="2"/>
          <w:sz w:val="17"/>
          <w:szCs w:val="17"/>
          <w:bdr w:val="none" w:color="auto" w:sz="0" w:space="0"/>
          <w:shd w:val="clear" w:fill="F7F7F7"/>
        </w:rPr>
        <w:t>satp</w:t>
      </w:r>
      <w:r>
        <w:rPr>
          <w:rFonts w:hint="default" w:ascii="Helvetica" w:hAnsi="Helvetica" w:eastAsia="Helvetica" w:cs="Helvetica"/>
          <w:i w:val="0"/>
          <w:iCs w:val="0"/>
          <w:caps w:val="0"/>
          <w:color w:val="333333"/>
          <w:spacing w:val="2"/>
          <w:sz w:val="24"/>
          <w:szCs w:val="24"/>
          <w:shd w:val="clear" w:fill="FFFFFF"/>
        </w:rPr>
        <w:t>里面存的不是最高级页表的起始物理地址，而是它所在的物理页号。除了物理页号，</w:t>
      </w:r>
      <w:r>
        <w:rPr>
          <w:rStyle w:val="14"/>
          <w:rFonts w:hint="default" w:ascii="Consolas" w:hAnsi="Consolas" w:eastAsia="Consolas" w:cs="Consolas"/>
          <w:i w:val="0"/>
          <w:iCs w:val="0"/>
          <w:caps w:val="0"/>
          <w:color w:val="333333"/>
          <w:spacing w:val="2"/>
          <w:sz w:val="17"/>
          <w:szCs w:val="17"/>
          <w:bdr w:val="none" w:color="auto" w:sz="0" w:space="0"/>
          <w:shd w:val="clear" w:fill="F7F7F7"/>
        </w:rPr>
        <w:t>satp</w:t>
      </w:r>
      <w:r>
        <w:rPr>
          <w:rFonts w:hint="default" w:ascii="Helvetica" w:hAnsi="Helvetica" w:eastAsia="Helvetica" w:cs="Helvetica"/>
          <w:i w:val="0"/>
          <w:iCs w:val="0"/>
          <w:caps w:val="0"/>
          <w:color w:val="333333"/>
          <w:spacing w:val="2"/>
          <w:sz w:val="24"/>
          <w:szCs w:val="24"/>
          <w:shd w:val="clear" w:fill="FFFFFF"/>
        </w:rPr>
        <w:t>还包含其他信息。</w:t>
      </w:r>
    </w:p>
    <w:tbl>
      <w:tblPr>
        <w:tblW w:w="7470"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64"/>
        <w:gridCol w:w="2449"/>
        <w:gridCol w:w="2357"/>
      </w:tblGrid>
      <w:tr w14:paraId="738B9CA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5F40806">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63-60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CE46192">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59-44</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FF5EDAC">
            <w:pPr>
              <w:keepNext w:val="0"/>
              <w:keepLines w:val="0"/>
              <w:widowControl/>
              <w:suppressLineNumbers w:val="0"/>
              <w:jc w:val="center"/>
              <w:rPr>
                <w:rFonts w:hint="default" w:ascii="Helvetica" w:hAnsi="Helvetica" w:eastAsia="Helvetica" w:cs="Helvetica"/>
                <w:b/>
                <w:bCs/>
                <w:i w:val="0"/>
                <w:iCs w:val="0"/>
                <w:caps w:val="0"/>
                <w:color w:val="333333"/>
                <w:spacing w:val="2"/>
                <w:sz w:val="24"/>
                <w:szCs w:val="24"/>
              </w:rPr>
            </w:pPr>
            <w:r>
              <w:rPr>
                <w:rFonts w:hint="default" w:ascii="Helvetica" w:hAnsi="Helvetica" w:eastAsia="Helvetica" w:cs="Helvetica"/>
                <w:b/>
                <w:bCs/>
                <w:i w:val="0"/>
                <w:iCs w:val="0"/>
                <w:caps w:val="0"/>
                <w:color w:val="333333"/>
                <w:spacing w:val="2"/>
                <w:kern w:val="0"/>
                <w:sz w:val="24"/>
                <w:szCs w:val="24"/>
                <w:bdr w:val="none" w:color="auto" w:sz="0" w:space="0"/>
                <w:lang w:val="en-US" w:eastAsia="zh-CN" w:bidi="ar"/>
              </w:rPr>
              <w:t>43-0</w:t>
            </w:r>
          </w:p>
        </w:tc>
      </w:tr>
      <w:tr w14:paraId="359217E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55398BC">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MODE(WARL)</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2F6EB3F">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ASID(WARL)</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C1054F7">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PPN(WARL)</w:t>
            </w:r>
          </w:p>
        </w:tc>
      </w:tr>
      <w:tr w14:paraId="78A95E2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1E7CF41">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4</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A28067F">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16</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CF38F1F">
            <w:pPr>
              <w:keepNext w:val="0"/>
              <w:keepLines w:val="0"/>
              <w:widowControl/>
              <w:suppressLineNumbers w:val="0"/>
              <w:jc w:val="left"/>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kern w:val="0"/>
                <w:sz w:val="24"/>
                <w:szCs w:val="24"/>
                <w:bdr w:val="none" w:color="auto" w:sz="0" w:space="0"/>
                <w:lang w:val="en-US" w:eastAsia="zh-CN" w:bidi="ar"/>
              </w:rPr>
              <w:t>44</w:t>
            </w:r>
          </w:p>
        </w:tc>
      </w:tr>
    </w:tbl>
    <w:p w14:paraId="57B16E2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MODE表示当前页表的模式：</w:t>
      </w:r>
    </w:p>
    <w:p w14:paraId="5348F158">
      <w:pPr>
        <w:keepNext w:val="0"/>
        <w:keepLines w:val="0"/>
        <w:widowControl/>
        <w:numPr>
          <w:ilvl w:val="0"/>
          <w:numId w:val="9"/>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0000表示不使用页表，直接使用物理地址，在简单的嵌入式系统里用着很方便。</w:t>
      </w:r>
    </w:p>
    <w:p w14:paraId="4FDB31C5">
      <w:pPr>
        <w:keepNext w:val="0"/>
        <w:keepLines w:val="0"/>
        <w:widowControl/>
        <w:numPr>
          <w:ilvl w:val="0"/>
          <w:numId w:val="9"/>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1000表示sv39页表，也就是我们使用的，虚拟内存空间高达</w:t>
      </w:r>
      <w:r>
        <w:rPr>
          <w:rStyle w:val="14"/>
          <w:rFonts w:hint="default" w:ascii="Consolas" w:hAnsi="Consolas" w:eastAsia="Consolas" w:cs="Consolas"/>
          <w:i w:val="0"/>
          <w:iCs w:val="0"/>
          <w:caps w:val="0"/>
          <w:color w:val="333333"/>
          <w:spacing w:val="2"/>
          <w:sz w:val="17"/>
          <w:szCs w:val="17"/>
          <w:bdr w:val="none" w:color="auto" w:sz="0" w:space="0"/>
          <w:shd w:val="clear" w:fill="F7F7F7"/>
        </w:rPr>
        <w:t>512GiB</w:t>
      </w:r>
      <w:r>
        <w:rPr>
          <w:rFonts w:hint="default" w:ascii="Helvetica" w:hAnsi="Helvetica" w:eastAsia="Helvetica" w:cs="Helvetica"/>
          <w:i w:val="0"/>
          <w:iCs w:val="0"/>
          <w:caps w:val="0"/>
          <w:color w:val="333333"/>
          <w:spacing w:val="2"/>
          <w:sz w:val="24"/>
          <w:szCs w:val="24"/>
          <w:bdr w:val="none" w:color="auto" w:sz="0" w:space="0"/>
          <w:shd w:val="clear" w:fill="FFFFFF"/>
        </w:rPr>
        <w:t>。</w:t>
      </w:r>
    </w:p>
    <w:p w14:paraId="4223596B">
      <w:pPr>
        <w:keepNext w:val="0"/>
        <w:keepLines w:val="0"/>
        <w:widowControl/>
        <w:numPr>
          <w:ilvl w:val="0"/>
          <w:numId w:val="9"/>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1001表示Sv48页表，它和Sv39兼容。</w:t>
      </w:r>
    </w:p>
    <w:p w14:paraId="053CD855">
      <w:pPr>
        <w:keepNext w:val="0"/>
        <w:keepLines w:val="0"/>
        <w:widowControl/>
        <w:numPr>
          <w:ilvl w:val="0"/>
          <w:numId w:val="9"/>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其他编码保留备用</w:t>
      </w:r>
    </w:p>
    <w:p w14:paraId="0FD58A1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ASID（address space identifier）我们目前用不到。</w:t>
      </w:r>
    </w:p>
    <w:p w14:paraId="7D3D6C30">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OS 可以在内存中为不同的应用分别建立不同虚实映射的页表，并通过修改寄存器 satp 的值指向不同的页表，从而可以修改 CPU 虚实地址映射关系及内存保护的行为。</w:t>
      </w:r>
    </w:p>
    <w:p w14:paraId="3D7E860C"/>
    <w:p w14:paraId="71575B96">
      <w:pPr>
        <w:pStyle w:val="4"/>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1"/>
          <w:szCs w:val="31"/>
        </w:rPr>
      </w:pPr>
      <w:r>
        <w:rPr>
          <w:rFonts w:hint="default" w:ascii="Helvetica" w:hAnsi="Helvetica" w:eastAsia="Helvetica" w:cs="Helvetica"/>
          <w:b/>
          <w:bCs/>
          <w:i w:val="0"/>
          <w:iCs w:val="0"/>
          <w:caps w:val="0"/>
          <w:color w:val="333333"/>
          <w:spacing w:val="2"/>
          <w:sz w:val="31"/>
          <w:szCs w:val="31"/>
          <w:shd w:val="clear" w:fill="FFFFFF"/>
        </w:rPr>
        <w:t>建立快表以加快访问效率</w:t>
      </w:r>
    </w:p>
    <w:p w14:paraId="26607110">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物理内存的访问速度要比 CPU 的运行速度慢很多, 去访问一次物理内存可能需要几百个时钟周期（带来所谓的“冯诺依曼瓶颈”）。如果我们按照页表机制一步步走，将一个虚拟地址转化为物理地址需要访问 3 次物理内存，得到物理地址之后还要再访问一次物理内存，才能读到我们想要的数据。这很大程度上降低了效率。 好在，实践表明虚拟地址的访问具有时间局部性和空间局部性。</w:t>
      </w:r>
    </w:p>
    <w:p w14:paraId="6514DA0D">
      <w:pPr>
        <w:keepNext w:val="0"/>
        <w:keepLines w:val="0"/>
        <w:widowControl/>
        <w:numPr>
          <w:ilvl w:val="0"/>
          <w:numId w:val="10"/>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时间局部性是指，被访问过一次的地址很有可能不远的将来再次被访问；</w:t>
      </w:r>
    </w:p>
    <w:p w14:paraId="330CBFA6">
      <w:pPr>
        <w:keepNext w:val="0"/>
        <w:keepLines w:val="0"/>
        <w:widowControl/>
        <w:numPr>
          <w:ilvl w:val="0"/>
          <w:numId w:val="10"/>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空间局部性是指，如果一个地址被访问，则这个地址附近的地址很有可能在不远的将来被访问。</w:t>
      </w:r>
    </w:p>
    <w:p w14:paraId="42E14F2E">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因此，在 CPU 内部，我们使用快表 (TLB, Translation Lookaside Buffer) 来记录近期已完成的虚拟页号到物理页号的映射。由于局部性，当我们要做一个映射时，会有很大可能这个映射在近期被完成过，所以我们可以先到 TLB 里面去查一下，如果有的话我们就可以直接完成映射，而不用访问那么多次内存了。</w:t>
      </w:r>
    </w:p>
    <w:p w14:paraId="7AE3D353"/>
    <w:p w14:paraId="47CD5D76">
      <w:pPr>
        <w:pStyle w:val="4"/>
        <w:keepNext w:val="0"/>
        <w:keepLines w:val="0"/>
        <w:widowControl/>
        <w:suppressLineNumbers w:val="0"/>
        <w:spacing w:before="0" w:beforeAutospacing="0" w:after="0" w:afterAutospacing="0"/>
        <w:ind w:left="0" w:right="0"/>
        <w:rPr>
          <w:b/>
          <w:bCs/>
          <w:sz w:val="31"/>
          <w:szCs w:val="31"/>
        </w:rPr>
      </w:pPr>
      <w:r>
        <w:rPr>
          <w:b/>
          <w:bCs/>
          <w:i w:val="0"/>
          <w:iCs w:val="0"/>
          <w:caps w:val="0"/>
          <w:color w:val="000000"/>
          <w:spacing w:val="2"/>
          <w:sz w:val="31"/>
          <w:szCs w:val="31"/>
          <w:bdr w:val="none" w:color="auto" w:sz="0" w:space="0"/>
        </w:rPr>
        <w:t>分页机制的设计思路</w:t>
      </w:r>
    </w:p>
    <w:p w14:paraId="6314AF8A">
      <w:pPr>
        <w:pStyle w:val="5"/>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建立段页式管理中需要考虑的关键问题</w:t>
      </w:r>
    </w:p>
    <w:p w14:paraId="3F0B56B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为了实现分页机制，需要建立好虚拟内存和物理内存的页映射关系，即正确建立三级页表。此过程涉及硬件细节，不同的地址映射关系组合，相对比较复杂。总体而言，我们需要思考如下问题：</w:t>
      </w:r>
    </w:p>
    <w:p w14:paraId="26B0DA05">
      <w:pPr>
        <w:keepNext w:val="0"/>
        <w:keepLines w:val="0"/>
        <w:widowControl/>
        <w:numPr>
          <w:ilvl w:val="0"/>
          <w:numId w:val="1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对于哪些物理内存空间需要建立页映射关系？</w:t>
      </w:r>
    </w:p>
    <w:p w14:paraId="5BF0A59B">
      <w:pPr>
        <w:keepNext w:val="0"/>
        <w:keepLines w:val="0"/>
        <w:widowControl/>
        <w:numPr>
          <w:ilvl w:val="0"/>
          <w:numId w:val="1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具体的页映射关系是什么？</w:t>
      </w:r>
    </w:p>
    <w:p w14:paraId="23723166">
      <w:pPr>
        <w:keepNext w:val="0"/>
        <w:keepLines w:val="0"/>
        <w:widowControl/>
        <w:numPr>
          <w:ilvl w:val="0"/>
          <w:numId w:val="1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页目录表的起始地址设置在哪里？</w:t>
      </w:r>
    </w:p>
    <w:p w14:paraId="69C687FB">
      <w:pPr>
        <w:keepNext w:val="0"/>
        <w:keepLines w:val="0"/>
        <w:widowControl/>
        <w:numPr>
          <w:ilvl w:val="0"/>
          <w:numId w:val="1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页表的起始地址设置在哪里，需要多大空间？</w:t>
      </w:r>
    </w:p>
    <w:p w14:paraId="369DBA6D">
      <w:pPr>
        <w:keepNext w:val="0"/>
        <w:keepLines w:val="0"/>
        <w:widowControl/>
        <w:numPr>
          <w:ilvl w:val="0"/>
          <w:numId w:val="1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如何设置页目录表项的内容？</w:t>
      </w:r>
    </w:p>
    <w:p w14:paraId="0C980065">
      <w:pPr>
        <w:keepNext w:val="0"/>
        <w:keepLines w:val="0"/>
        <w:widowControl/>
        <w:numPr>
          <w:ilvl w:val="0"/>
          <w:numId w:val="1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如何设置页表项的内容？</w:t>
      </w:r>
    </w:p>
    <w:p w14:paraId="4903E7E5">
      <w:pPr>
        <w:pStyle w:val="5"/>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实现分页机制</w:t>
      </w:r>
    </w:p>
    <w:p w14:paraId="4C1FD188">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接下来我们就正式开始实验啦！</w:t>
      </w:r>
    </w:p>
    <w:p w14:paraId="12AC212E">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首先我们要做的是内核初始化的修改，我们现在需要做的就是把原本只能直接在物理地址空间上运行的内核引入页表机制。</w:t>
      </w:r>
    </w:p>
    <w:p w14:paraId="6E68C075">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具体来说，我们现在想将内核代码放在虚拟地址空间中以 </w:t>
      </w:r>
      <w:r>
        <w:rPr>
          <w:rStyle w:val="14"/>
          <w:rFonts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shd w:val="clear" w:fill="FFFFFF"/>
        </w:rPr>
        <w:t xml:space="preserve"> 开头的一段高地址空间中。那怎么做呢？首先我们需要将下面的参数修改一下：</w:t>
      </w:r>
    </w:p>
    <w:p w14:paraId="5CAF311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tools/kernel.ld</w:t>
      </w:r>
    </w:p>
    <w:p w14:paraId="3BBD97C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BASE_ADDRESS = 0xFFFFFFFFC0200000;</w:t>
      </w:r>
    </w:p>
    <w:p w14:paraId="3E844BE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//之前这里是 0x80200000</w:t>
      </w:r>
    </w:p>
    <w:p w14:paraId="4FD518F0">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我们修改了链接脚本中的起始地址。但是这样做的话，就能从物理地址空间转移到虚拟地址空间了吗？大家可以分析一下现在我们相当于是在 bootloader 的 OpenSBI 结束后的现状，这样就可以更好的理解接下来我们需要干什么：</w:t>
      </w:r>
    </w:p>
    <w:p w14:paraId="09E238FF">
      <w:pPr>
        <w:keepNext w:val="0"/>
        <w:keepLines w:val="0"/>
        <w:widowControl/>
        <w:numPr>
          <w:ilvl w:val="0"/>
          <w:numId w:val="1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 xml:space="preserve">物理内存状态：OpenSBI 代码放在 </w:t>
      </w:r>
      <w:r>
        <w:rPr>
          <w:rStyle w:val="14"/>
          <w:rFonts w:hint="default" w:ascii="Consolas" w:hAnsi="Consolas" w:eastAsia="Consolas" w:cs="Consolas"/>
          <w:i w:val="0"/>
          <w:iCs w:val="0"/>
          <w:caps w:val="0"/>
          <w:color w:val="333333"/>
          <w:spacing w:val="2"/>
          <w:sz w:val="17"/>
          <w:szCs w:val="17"/>
          <w:bdr w:val="none" w:color="auto" w:sz="0" w:space="0"/>
          <w:shd w:val="clear" w:fill="F7F7F7"/>
        </w:rPr>
        <w:t>[0x80000000,0x80200000)</w:t>
      </w:r>
      <w:r>
        <w:rPr>
          <w:rFonts w:hint="default" w:ascii="Helvetica" w:hAnsi="Helvetica" w:eastAsia="Helvetica" w:cs="Helvetica"/>
          <w:i w:val="0"/>
          <w:iCs w:val="0"/>
          <w:caps w:val="0"/>
          <w:color w:val="333333"/>
          <w:spacing w:val="2"/>
          <w:sz w:val="24"/>
          <w:szCs w:val="24"/>
          <w:bdr w:val="none" w:color="auto" w:sz="0" w:space="0"/>
          <w:shd w:val="clear" w:fill="FFFFFF"/>
        </w:rPr>
        <w:t xml:space="preserve"> 中，内核代码放在以 </w:t>
      </w:r>
      <w:r>
        <w:rPr>
          <w:rStyle w:val="14"/>
          <w:rFonts w:hint="default" w:ascii="Consolas" w:hAnsi="Consolas" w:eastAsia="Consolas" w:cs="Consolas"/>
          <w:i w:val="0"/>
          <w:iCs w:val="0"/>
          <w:caps w:val="0"/>
          <w:color w:val="333333"/>
          <w:spacing w:val="2"/>
          <w:sz w:val="17"/>
          <w:szCs w:val="17"/>
          <w:bdr w:val="none" w:color="auto" w:sz="0" w:space="0"/>
          <w:shd w:val="clear" w:fill="F7F7F7"/>
        </w:rPr>
        <w:t>0x80200000</w:t>
      </w:r>
      <w:r>
        <w:rPr>
          <w:rFonts w:hint="default" w:ascii="Helvetica" w:hAnsi="Helvetica" w:eastAsia="Helvetica" w:cs="Helvetica"/>
          <w:i w:val="0"/>
          <w:iCs w:val="0"/>
          <w:caps w:val="0"/>
          <w:color w:val="333333"/>
          <w:spacing w:val="2"/>
          <w:sz w:val="24"/>
          <w:szCs w:val="24"/>
          <w:bdr w:val="none" w:color="auto" w:sz="0" w:space="0"/>
          <w:shd w:val="clear" w:fill="FFFFFF"/>
        </w:rPr>
        <w:t xml:space="preserve"> 开头的一块连续物理内存中。这个是实验一我们做完后就实现的效果。</w:t>
      </w:r>
    </w:p>
    <w:p w14:paraId="2C0E2BA1">
      <w:pPr>
        <w:keepNext w:val="0"/>
        <w:keepLines w:val="0"/>
        <w:widowControl/>
        <w:numPr>
          <w:ilvl w:val="0"/>
          <w:numId w:val="1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 xml:space="preserve">CPU 状态：处于 S Mode ，寄存器 </w:t>
      </w:r>
      <w:r>
        <w:rPr>
          <w:rStyle w:val="14"/>
          <w:rFonts w:hint="default" w:ascii="Consolas" w:hAnsi="Consolas" w:eastAsia="Consolas" w:cs="Consolas"/>
          <w:i w:val="0"/>
          <w:iCs w:val="0"/>
          <w:caps w:val="0"/>
          <w:color w:val="333333"/>
          <w:spacing w:val="2"/>
          <w:sz w:val="17"/>
          <w:szCs w:val="17"/>
          <w:bdr w:val="none" w:color="auto" w:sz="0" w:space="0"/>
          <w:shd w:val="clear" w:fill="F7F7F7"/>
        </w:rPr>
        <w:t>satp</w:t>
      </w:r>
      <w:r>
        <w:rPr>
          <w:rFonts w:hint="default" w:ascii="Helvetica" w:hAnsi="Helvetica" w:eastAsia="Helvetica" w:cs="Helvetica"/>
          <w:i w:val="0"/>
          <w:iCs w:val="0"/>
          <w:caps w:val="0"/>
          <w:color w:val="333333"/>
          <w:spacing w:val="2"/>
          <w:sz w:val="24"/>
          <w:szCs w:val="24"/>
          <w:bdr w:val="none" w:color="auto" w:sz="0" w:space="0"/>
          <w:shd w:val="clear" w:fill="FFFFFF"/>
        </w:rPr>
        <w:t xml:space="preserve"> 的 </w:t>
      </w:r>
      <w:r>
        <w:rPr>
          <w:rStyle w:val="14"/>
          <w:rFonts w:hint="default" w:ascii="Consolas" w:hAnsi="Consolas" w:eastAsia="Consolas" w:cs="Consolas"/>
          <w:i w:val="0"/>
          <w:iCs w:val="0"/>
          <w:caps w:val="0"/>
          <w:color w:val="333333"/>
          <w:spacing w:val="2"/>
          <w:sz w:val="17"/>
          <w:szCs w:val="17"/>
          <w:bdr w:val="none" w:color="auto" w:sz="0" w:space="0"/>
          <w:shd w:val="clear" w:fill="F7F7F7"/>
        </w:rPr>
        <w:t>MODE</w:t>
      </w:r>
      <w:r>
        <w:rPr>
          <w:rFonts w:hint="default" w:ascii="Helvetica" w:hAnsi="Helvetica" w:eastAsia="Helvetica" w:cs="Helvetica"/>
          <w:i w:val="0"/>
          <w:iCs w:val="0"/>
          <w:caps w:val="0"/>
          <w:color w:val="333333"/>
          <w:spacing w:val="2"/>
          <w:sz w:val="24"/>
          <w:szCs w:val="24"/>
          <w:bdr w:val="none" w:color="auto" w:sz="0" w:space="0"/>
          <w:shd w:val="clear" w:fill="FFFFFF"/>
        </w:rPr>
        <w:t xml:space="preserve">被设置为 </w:t>
      </w:r>
      <w:r>
        <w:rPr>
          <w:rStyle w:val="14"/>
          <w:rFonts w:hint="default" w:ascii="Consolas" w:hAnsi="Consolas" w:eastAsia="Consolas" w:cs="Consolas"/>
          <w:i w:val="0"/>
          <w:iCs w:val="0"/>
          <w:caps w:val="0"/>
          <w:color w:val="333333"/>
          <w:spacing w:val="2"/>
          <w:sz w:val="17"/>
          <w:szCs w:val="17"/>
          <w:bdr w:val="none" w:color="auto" w:sz="0" w:space="0"/>
          <w:shd w:val="clear" w:fill="F7F7F7"/>
        </w:rPr>
        <w:t>Bare</w:t>
      </w:r>
      <w:r>
        <w:rPr>
          <w:rFonts w:hint="default" w:ascii="Helvetica" w:hAnsi="Helvetica" w:eastAsia="Helvetica" w:cs="Helvetica"/>
          <w:i w:val="0"/>
          <w:iCs w:val="0"/>
          <w:caps w:val="0"/>
          <w:color w:val="333333"/>
          <w:spacing w:val="2"/>
          <w:sz w:val="24"/>
          <w:szCs w:val="24"/>
          <w:bdr w:val="none" w:color="auto" w:sz="0" w:space="0"/>
          <w:shd w:val="clear" w:fill="FFFFFF"/>
        </w:rPr>
        <w:t xml:space="preserve"> ，即无论取指还是访存我们都通过物理地址直接访问物理内存。 </w:t>
      </w:r>
      <w:r>
        <w:rPr>
          <w:rStyle w:val="14"/>
          <w:rFonts w:hint="default" w:ascii="Consolas" w:hAnsi="Consolas" w:eastAsia="Consolas" w:cs="Consolas"/>
          <w:i w:val="0"/>
          <w:iCs w:val="0"/>
          <w:caps w:val="0"/>
          <w:color w:val="333333"/>
          <w:spacing w:val="2"/>
          <w:sz w:val="17"/>
          <w:szCs w:val="17"/>
          <w:bdr w:val="none" w:color="auto" w:sz="0" w:space="0"/>
          <w:shd w:val="clear" w:fill="F7F7F7"/>
        </w:rPr>
        <w:t>PC=0x80200000</w:t>
      </w:r>
      <w:r>
        <w:rPr>
          <w:rFonts w:hint="default" w:ascii="Helvetica" w:hAnsi="Helvetica" w:eastAsia="Helvetica" w:cs="Helvetica"/>
          <w:i w:val="0"/>
          <w:iCs w:val="0"/>
          <w:caps w:val="0"/>
          <w:color w:val="333333"/>
          <w:spacing w:val="2"/>
          <w:sz w:val="24"/>
          <w:szCs w:val="24"/>
          <w:bdr w:val="none" w:color="auto" w:sz="0" w:space="0"/>
          <w:shd w:val="clear" w:fill="FFFFFF"/>
        </w:rPr>
        <w:t xml:space="preserve"> 指向内核的第一条指令。栈顶地址 </w:t>
      </w:r>
      <w:r>
        <w:rPr>
          <w:rStyle w:val="14"/>
          <w:rFonts w:hint="default" w:ascii="Consolas" w:hAnsi="Consolas" w:eastAsia="Consolas" w:cs="Consolas"/>
          <w:i w:val="0"/>
          <w:iCs w:val="0"/>
          <w:caps w:val="0"/>
          <w:color w:val="333333"/>
          <w:spacing w:val="2"/>
          <w:sz w:val="17"/>
          <w:szCs w:val="17"/>
          <w:bdr w:val="none" w:color="auto" w:sz="0" w:space="0"/>
          <w:shd w:val="clear" w:fill="F7F7F7"/>
        </w:rPr>
        <w:t>SP</w:t>
      </w:r>
      <w:r>
        <w:rPr>
          <w:rFonts w:hint="default" w:ascii="Helvetica" w:hAnsi="Helvetica" w:eastAsia="Helvetica" w:cs="Helvetica"/>
          <w:i w:val="0"/>
          <w:iCs w:val="0"/>
          <w:caps w:val="0"/>
          <w:color w:val="333333"/>
          <w:spacing w:val="2"/>
          <w:sz w:val="24"/>
          <w:szCs w:val="24"/>
          <w:bdr w:val="none" w:color="auto" w:sz="0" w:space="0"/>
          <w:shd w:val="clear" w:fill="FFFFFF"/>
        </w:rPr>
        <w:t xml:space="preserve"> 处在 OpenSBI 代码内。</w:t>
      </w:r>
    </w:p>
    <w:p w14:paraId="07373DCF">
      <w:pPr>
        <w:keepNext w:val="0"/>
        <w:keepLines w:val="0"/>
        <w:widowControl/>
        <w:numPr>
          <w:ilvl w:val="0"/>
          <w:numId w:val="1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 xml:space="preserve">内核代码：这部分由于改动了链接脚本的起始地址，所以它会认为自己处在以虚拟地址 </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bdr w:val="none" w:color="auto" w:sz="0" w:space="0"/>
          <w:shd w:val="clear" w:fill="FFFFFF"/>
        </w:rPr>
        <w:t xml:space="preserve"> 开头的一段连续虚拟地址空间中，以此为依据确定代码里每个部分的地址（每一段都是从</w:t>
      </w:r>
      <w:r>
        <w:rPr>
          <w:rStyle w:val="14"/>
          <w:rFonts w:hint="default" w:ascii="Consolas" w:hAnsi="Consolas" w:eastAsia="Consolas" w:cs="Consolas"/>
          <w:i w:val="0"/>
          <w:iCs w:val="0"/>
          <w:caps w:val="0"/>
          <w:color w:val="333333"/>
          <w:spacing w:val="2"/>
          <w:sz w:val="17"/>
          <w:szCs w:val="17"/>
          <w:bdr w:val="none" w:color="auto" w:sz="0" w:space="0"/>
          <w:shd w:val="clear" w:fill="F7F7F7"/>
        </w:rPr>
        <w:t>BASE_ADDRESS</w:t>
      </w:r>
      <w:r>
        <w:rPr>
          <w:rFonts w:hint="default" w:ascii="Helvetica" w:hAnsi="Helvetica" w:eastAsia="Helvetica" w:cs="Helvetica"/>
          <w:i w:val="0"/>
          <w:iCs w:val="0"/>
          <w:caps w:val="0"/>
          <w:color w:val="333333"/>
          <w:spacing w:val="2"/>
          <w:sz w:val="24"/>
          <w:szCs w:val="24"/>
          <w:bdr w:val="none" w:color="auto" w:sz="0" w:space="0"/>
          <w:shd w:val="clear" w:fill="FFFFFF"/>
        </w:rPr>
        <w:t>往后依次摆开的，所以代码里各段都会认为自己在</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bdr w:val="none" w:color="auto" w:sz="0" w:space="0"/>
          <w:shd w:val="clear" w:fill="FFFFFF"/>
        </w:rPr>
        <w:t>之后的某个地址上，或者说编译器和链接器会把里面的符号/变量地址都对应到</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bdr w:val="none" w:color="auto" w:sz="0" w:space="0"/>
          <w:shd w:val="clear" w:fill="FFFFFF"/>
        </w:rPr>
        <w:t>之后的某个地址上）</w:t>
      </w:r>
    </w:p>
    <w:p w14:paraId="5508C42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接下来，我们需要修改 </w:t>
      </w:r>
      <w:r>
        <w:rPr>
          <w:rStyle w:val="14"/>
          <w:rFonts w:hint="default" w:ascii="Consolas" w:hAnsi="Consolas" w:eastAsia="Consolas" w:cs="Consolas"/>
          <w:i w:val="0"/>
          <w:iCs w:val="0"/>
          <w:caps w:val="0"/>
          <w:color w:val="333333"/>
          <w:spacing w:val="2"/>
          <w:sz w:val="17"/>
          <w:szCs w:val="17"/>
          <w:bdr w:val="none" w:color="auto" w:sz="0" w:space="0"/>
          <w:shd w:val="clear" w:fill="F7F7F7"/>
        </w:rPr>
        <w:t>entry.S</w:t>
      </w:r>
      <w:r>
        <w:rPr>
          <w:rFonts w:hint="default" w:ascii="Helvetica" w:hAnsi="Helvetica" w:eastAsia="Helvetica" w:cs="Helvetica"/>
          <w:i w:val="0"/>
          <w:iCs w:val="0"/>
          <w:caps w:val="0"/>
          <w:color w:val="333333"/>
          <w:spacing w:val="2"/>
          <w:sz w:val="24"/>
          <w:szCs w:val="24"/>
          <w:shd w:val="clear" w:fill="FFFFFF"/>
        </w:rPr>
        <w:t xml:space="preserve"> 文件来实现内核的初始化，我们在入口点 </w:t>
      </w:r>
      <w:r>
        <w:rPr>
          <w:rStyle w:val="14"/>
          <w:rFonts w:hint="default" w:ascii="Consolas" w:hAnsi="Consolas" w:eastAsia="Consolas" w:cs="Consolas"/>
          <w:i w:val="0"/>
          <w:iCs w:val="0"/>
          <w:caps w:val="0"/>
          <w:color w:val="333333"/>
          <w:spacing w:val="2"/>
          <w:sz w:val="17"/>
          <w:szCs w:val="17"/>
          <w:bdr w:val="none" w:color="auto" w:sz="0" w:space="0"/>
          <w:shd w:val="clear" w:fill="F7F7F7"/>
        </w:rPr>
        <w:t>entry.S</w:t>
      </w:r>
      <w:r>
        <w:rPr>
          <w:rFonts w:hint="default" w:ascii="Helvetica" w:hAnsi="Helvetica" w:eastAsia="Helvetica" w:cs="Helvetica"/>
          <w:i w:val="0"/>
          <w:iCs w:val="0"/>
          <w:caps w:val="0"/>
          <w:color w:val="333333"/>
          <w:spacing w:val="2"/>
          <w:sz w:val="24"/>
          <w:szCs w:val="24"/>
          <w:shd w:val="clear" w:fill="FFFFFF"/>
        </w:rPr>
        <w:t xml:space="preserve"> 中所要做的事情是：将 </w:t>
      </w:r>
      <w:r>
        <w:rPr>
          <w:rStyle w:val="14"/>
          <w:rFonts w:hint="default" w:ascii="Consolas" w:hAnsi="Consolas" w:eastAsia="Consolas" w:cs="Consolas"/>
          <w:i w:val="0"/>
          <w:iCs w:val="0"/>
          <w:caps w:val="0"/>
          <w:color w:val="333333"/>
          <w:spacing w:val="2"/>
          <w:sz w:val="17"/>
          <w:szCs w:val="17"/>
          <w:bdr w:val="none" w:color="auto" w:sz="0" w:space="0"/>
          <w:shd w:val="clear" w:fill="F7F7F7"/>
        </w:rPr>
        <w:t>SP</w:t>
      </w:r>
      <w:r>
        <w:rPr>
          <w:rFonts w:hint="default" w:ascii="Helvetica" w:hAnsi="Helvetica" w:eastAsia="Helvetica" w:cs="Helvetica"/>
          <w:i w:val="0"/>
          <w:iCs w:val="0"/>
          <w:caps w:val="0"/>
          <w:color w:val="333333"/>
          <w:spacing w:val="2"/>
          <w:sz w:val="24"/>
          <w:szCs w:val="24"/>
          <w:shd w:val="clear" w:fill="FFFFFF"/>
        </w:rPr>
        <w:t xml:space="preserve"> 寄存器从原先指向OpenSBI 某处的栈空间，改为指向我们自己在内核的内存空间里分配的栈；同时需要跳转到函数 </w:t>
      </w:r>
      <w:r>
        <w:rPr>
          <w:rStyle w:val="14"/>
          <w:rFonts w:hint="default" w:ascii="Consolas" w:hAnsi="Consolas" w:eastAsia="Consolas" w:cs="Consolas"/>
          <w:i w:val="0"/>
          <w:iCs w:val="0"/>
          <w:caps w:val="0"/>
          <w:color w:val="333333"/>
          <w:spacing w:val="2"/>
          <w:sz w:val="17"/>
          <w:szCs w:val="17"/>
          <w:bdr w:val="none" w:color="auto" w:sz="0" w:space="0"/>
          <w:shd w:val="clear" w:fill="F7F7F7"/>
        </w:rPr>
        <w:t>kern_init</w:t>
      </w:r>
      <w:r>
        <w:rPr>
          <w:rFonts w:hint="default" w:ascii="Helvetica" w:hAnsi="Helvetica" w:eastAsia="Helvetica" w:cs="Helvetica"/>
          <w:i w:val="0"/>
          <w:iCs w:val="0"/>
          <w:caps w:val="0"/>
          <w:color w:val="333333"/>
          <w:spacing w:val="2"/>
          <w:sz w:val="24"/>
          <w:szCs w:val="24"/>
          <w:shd w:val="clear" w:fill="FFFFFF"/>
        </w:rPr>
        <w:t xml:space="preserve"> 中。</w:t>
      </w:r>
    </w:p>
    <w:p w14:paraId="2C21D22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在之前的实验中，我们已经在 </w:t>
      </w:r>
      <w:r>
        <w:rPr>
          <w:rStyle w:val="14"/>
          <w:rFonts w:hint="default" w:ascii="Consolas" w:hAnsi="Consolas" w:eastAsia="Consolas" w:cs="Consolas"/>
          <w:i w:val="0"/>
          <w:iCs w:val="0"/>
          <w:caps w:val="0"/>
          <w:color w:val="333333"/>
          <w:spacing w:val="2"/>
          <w:sz w:val="17"/>
          <w:szCs w:val="17"/>
          <w:bdr w:val="none" w:color="auto" w:sz="0" w:space="0"/>
          <w:shd w:val="clear" w:fill="F7F7F7"/>
        </w:rPr>
        <w:t>entry.S</w:t>
      </w:r>
      <w:r>
        <w:rPr>
          <w:rFonts w:hint="default" w:ascii="Helvetica" w:hAnsi="Helvetica" w:eastAsia="Helvetica" w:cs="Helvetica"/>
          <w:i w:val="0"/>
          <w:iCs w:val="0"/>
          <w:caps w:val="0"/>
          <w:color w:val="333333"/>
          <w:spacing w:val="2"/>
          <w:sz w:val="24"/>
          <w:szCs w:val="24"/>
          <w:shd w:val="clear" w:fill="FFFFFF"/>
        </w:rPr>
        <w:t xml:space="preserve"> 自己分配了一块 </w:t>
      </w:r>
      <w:r>
        <w:rPr>
          <w:rStyle w:val="14"/>
          <w:rFonts w:hint="default" w:ascii="Consolas" w:hAnsi="Consolas" w:eastAsia="Consolas" w:cs="Consolas"/>
          <w:i w:val="0"/>
          <w:iCs w:val="0"/>
          <w:caps w:val="0"/>
          <w:color w:val="333333"/>
          <w:spacing w:val="2"/>
          <w:sz w:val="17"/>
          <w:szCs w:val="17"/>
          <w:bdr w:val="none" w:color="auto" w:sz="0" w:space="0"/>
          <w:shd w:val="clear" w:fill="F7F7F7"/>
        </w:rPr>
        <w:t>8KiB</w:t>
      </w:r>
      <w:r>
        <w:rPr>
          <w:rFonts w:hint="default" w:ascii="Helvetica" w:hAnsi="Helvetica" w:eastAsia="Helvetica" w:cs="Helvetica"/>
          <w:i w:val="0"/>
          <w:iCs w:val="0"/>
          <w:caps w:val="0"/>
          <w:color w:val="333333"/>
          <w:spacing w:val="2"/>
          <w:sz w:val="24"/>
          <w:szCs w:val="24"/>
          <w:shd w:val="clear" w:fill="FFFFFF"/>
        </w:rPr>
        <w:t>的内存用来做启动栈：</w:t>
      </w:r>
    </w:p>
    <w:p w14:paraId="655B4E1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include </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mmu.h</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include </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memlayout.h</w:t>
      </w:r>
      <w:r>
        <w:rPr>
          <w:rFonts w:hint="default" w:ascii="Consolas" w:hAnsi="Consolas" w:eastAsia="Consolas" w:cs="Consolas"/>
          <w:i w:val="0"/>
          <w:iCs w:val="0"/>
          <w:caps w:val="0"/>
          <w:color w:val="67CDCC"/>
          <w:spacing w:val="2"/>
          <w:sz w:val="17"/>
          <w:szCs w:val="17"/>
          <w:bdr w:val="none" w:color="auto" w:sz="0" w:space="0"/>
          <w:shd w:val="clear" w:fill="2D2D2D"/>
        </w:rPr>
        <w:t>&gt;</w:t>
      </w:r>
    </w:p>
    <w:p w14:paraId="708A52A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7566AB3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.section .text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"ax"</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progbits</w:t>
      </w:r>
    </w:p>
    <w:p w14:paraId="0574AA6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.globl kern_entry</w:t>
      </w:r>
    </w:p>
    <w:p w14:paraId="58531C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kern_entry:</w:t>
      </w:r>
    </w:p>
    <w:p w14:paraId="6984559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la sp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bootstacktop</w:t>
      </w:r>
    </w:p>
    <w:p w14:paraId="7B0BC43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3774D70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tail kern_init</w:t>
      </w:r>
    </w:p>
    <w:p w14:paraId="37B4685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5A08F68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.section .data</w:t>
      </w:r>
    </w:p>
    <w:p w14:paraId="66E5D9F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.align </w:t>
      </w:r>
      <w:r>
        <w:rPr>
          <w:rFonts w:hint="default" w:ascii="Consolas" w:hAnsi="Consolas" w:eastAsia="Consolas" w:cs="Consolas"/>
          <w:i w:val="0"/>
          <w:iCs w:val="0"/>
          <w:caps w:val="0"/>
          <w:color w:val="F08D49"/>
          <w:spacing w:val="2"/>
          <w:sz w:val="17"/>
          <w:szCs w:val="17"/>
          <w:bdr w:val="none" w:color="auto" w:sz="0" w:space="0"/>
          <w:shd w:val="clear" w:fill="2D2D2D"/>
        </w:rPr>
        <w:t>2</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12</w:t>
      </w:r>
    </w:p>
    <w:p w14:paraId="738079F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.align PGSHIFT</w:t>
      </w:r>
    </w:p>
    <w:p w14:paraId="0D12688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.global bootstack</w:t>
      </w:r>
    </w:p>
    <w:p w14:paraId="1C595BE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bootstack:</w:t>
      </w:r>
    </w:p>
    <w:p w14:paraId="47D3589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.space KSTACKSIZE</w:t>
      </w:r>
    </w:p>
    <w:p w14:paraId="43313F4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.global bootstacktop</w:t>
      </w:r>
    </w:p>
    <w:p w14:paraId="4E93771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bootstacktop:</w:t>
      </w:r>
    </w:p>
    <w:p w14:paraId="1370ABE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通过之前的实验大家应该都明白：符号 </w:t>
      </w:r>
      <w:r>
        <w:rPr>
          <w:rStyle w:val="14"/>
          <w:rFonts w:hint="default" w:ascii="Consolas" w:hAnsi="Consolas" w:eastAsia="Consolas" w:cs="Consolas"/>
          <w:i w:val="0"/>
          <w:iCs w:val="0"/>
          <w:caps w:val="0"/>
          <w:color w:val="333333"/>
          <w:spacing w:val="2"/>
          <w:sz w:val="17"/>
          <w:szCs w:val="17"/>
          <w:bdr w:val="none" w:color="auto" w:sz="0" w:space="0"/>
          <w:shd w:val="clear" w:fill="F7F7F7"/>
        </w:rPr>
        <w:t>bootstacktop</w:t>
      </w:r>
      <w:r>
        <w:rPr>
          <w:rFonts w:hint="default" w:ascii="Helvetica" w:hAnsi="Helvetica" w:eastAsia="Helvetica" w:cs="Helvetica"/>
          <w:i w:val="0"/>
          <w:iCs w:val="0"/>
          <w:caps w:val="0"/>
          <w:color w:val="333333"/>
          <w:spacing w:val="2"/>
          <w:sz w:val="24"/>
          <w:szCs w:val="24"/>
          <w:shd w:val="clear" w:fill="FFFFFF"/>
        </w:rPr>
        <w:t xml:space="preserve"> 就是我们需要的栈顶地址, 符号 </w:t>
      </w:r>
      <w:r>
        <w:rPr>
          <w:rStyle w:val="14"/>
          <w:rFonts w:hint="default" w:ascii="Consolas" w:hAnsi="Consolas" w:eastAsia="Consolas" w:cs="Consolas"/>
          <w:i w:val="0"/>
          <w:iCs w:val="0"/>
          <w:caps w:val="0"/>
          <w:color w:val="333333"/>
          <w:spacing w:val="2"/>
          <w:sz w:val="17"/>
          <w:szCs w:val="17"/>
          <w:bdr w:val="none" w:color="auto" w:sz="0" w:space="0"/>
          <w:shd w:val="clear" w:fill="F7F7F7"/>
        </w:rPr>
        <w:t>kern_init</w:t>
      </w:r>
      <w:r>
        <w:rPr>
          <w:rFonts w:hint="default" w:ascii="Helvetica" w:hAnsi="Helvetica" w:eastAsia="Helvetica" w:cs="Helvetica"/>
          <w:i w:val="0"/>
          <w:iCs w:val="0"/>
          <w:caps w:val="0"/>
          <w:color w:val="333333"/>
          <w:spacing w:val="2"/>
          <w:sz w:val="24"/>
          <w:szCs w:val="24"/>
          <w:shd w:val="clear" w:fill="FFFFFF"/>
        </w:rPr>
        <w:t xml:space="preserve"> 代表了我们要跳转到的地址。之前我们直接将 </w:t>
      </w:r>
      <w:r>
        <w:rPr>
          <w:rStyle w:val="14"/>
          <w:rFonts w:hint="default" w:ascii="Consolas" w:hAnsi="Consolas" w:eastAsia="Consolas" w:cs="Consolas"/>
          <w:i w:val="0"/>
          <w:iCs w:val="0"/>
          <w:caps w:val="0"/>
          <w:color w:val="333333"/>
          <w:spacing w:val="2"/>
          <w:sz w:val="17"/>
          <w:szCs w:val="17"/>
          <w:bdr w:val="none" w:color="auto" w:sz="0" w:space="0"/>
          <w:shd w:val="clear" w:fill="F7F7F7"/>
        </w:rPr>
        <w:t>bootstacktop</w:t>
      </w:r>
      <w:r>
        <w:rPr>
          <w:rFonts w:hint="default" w:ascii="Helvetica" w:hAnsi="Helvetica" w:eastAsia="Helvetica" w:cs="Helvetica"/>
          <w:i w:val="0"/>
          <w:iCs w:val="0"/>
          <w:caps w:val="0"/>
          <w:color w:val="333333"/>
          <w:spacing w:val="2"/>
          <w:sz w:val="24"/>
          <w:szCs w:val="24"/>
          <w:shd w:val="clear" w:fill="FFFFFF"/>
        </w:rPr>
        <w:t xml:space="preserve"> 的值给到 </w:t>
      </w:r>
      <w:r>
        <w:rPr>
          <w:rStyle w:val="14"/>
          <w:rFonts w:hint="default" w:ascii="Consolas" w:hAnsi="Consolas" w:eastAsia="Consolas" w:cs="Consolas"/>
          <w:i w:val="0"/>
          <w:iCs w:val="0"/>
          <w:caps w:val="0"/>
          <w:color w:val="333333"/>
          <w:spacing w:val="2"/>
          <w:sz w:val="17"/>
          <w:szCs w:val="17"/>
          <w:bdr w:val="none" w:color="auto" w:sz="0" w:space="0"/>
          <w:shd w:val="clear" w:fill="F7F7F7"/>
        </w:rPr>
        <w:t>SP</w:t>
      </w:r>
      <w:r>
        <w:rPr>
          <w:rFonts w:hint="default" w:ascii="Helvetica" w:hAnsi="Helvetica" w:eastAsia="Helvetica" w:cs="Helvetica"/>
          <w:i w:val="0"/>
          <w:iCs w:val="0"/>
          <w:caps w:val="0"/>
          <w:color w:val="333333"/>
          <w:spacing w:val="2"/>
          <w:sz w:val="24"/>
          <w:szCs w:val="24"/>
          <w:shd w:val="clear" w:fill="FFFFFF"/>
        </w:rPr>
        <w:t xml:space="preserve"> ， 再跳转到 </w:t>
      </w:r>
      <w:r>
        <w:rPr>
          <w:rStyle w:val="14"/>
          <w:rFonts w:hint="default" w:ascii="Consolas" w:hAnsi="Consolas" w:eastAsia="Consolas" w:cs="Consolas"/>
          <w:i w:val="0"/>
          <w:iCs w:val="0"/>
          <w:caps w:val="0"/>
          <w:color w:val="333333"/>
          <w:spacing w:val="2"/>
          <w:sz w:val="17"/>
          <w:szCs w:val="17"/>
          <w:bdr w:val="none" w:color="auto" w:sz="0" w:space="0"/>
          <w:shd w:val="clear" w:fill="F7F7F7"/>
        </w:rPr>
        <w:t>kern_init</w:t>
      </w:r>
      <w:r>
        <w:rPr>
          <w:rFonts w:hint="default" w:ascii="Helvetica" w:hAnsi="Helvetica" w:eastAsia="Helvetica" w:cs="Helvetica"/>
          <w:i w:val="0"/>
          <w:iCs w:val="0"/>
          <w:caps w:val="0"/>
          <w:color w:val="333333"/>
          <w:spacing w:val="2"/>
          <w:sz w:val="24"/>
          <w:szCs w:val="24"/>
          <w:shd w:val="clear" w:fill="FFFFFF"/>
        </w:rPr>
        <w:t xml:space="preserve"> 就行了。看上去上面的这个代码也能够实现我们想要的初始化效果，但问题在于，由于我们修改了链接脚本的起始地址，编译器和链接器认为内核开头地址为 </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shd w:val="clear" w:fill="FFFFFF"/>
        </w:rPr>
        <w:t xml:space="preserve">，因此这两个符号会被翻译成比这个开头地址还要高的某个虚拟地址。而我们的 CPU 目前还处于 </w:t>
      </w:r>
      <w:r>
        <w:rPr>
          <w:rStyle w:val="14"/>
          <w:rFonts w:hint="default" w:ascii="Consolas" w:hAnsi="Consolas" w:eastAsia="Consolas" w:cs="Consolas"/>
          <w:i w:val="0"/>
          <w:iCs w:val="0"/>
          <w:caps w:val="0"/>
          <w:color w:val="333333"/>
          <w:spacing w:val="2"/>
          <w:sz w:val="17"/>
          <w:szCs w:val="17"/>
          <w:bdr w:val="none" w:color="auto" w:sz="0" w:space="0"/>
          <w:shd w:val="clear" w:fill="F7F7F7"/>
        </w:rPr>
        <w:t>Bare</w:t>
      </w:r>
      <w:r>
        <w:rPr>
          <w:rFonts w:hint="default" w:ascii="Helvetica" w:hAnsi="Helvetica" w:eastAsia="Helvetica" w:cs="Helvetica"/>
          <w:i w:val="0"/>
          <w:iCs w:val="0"/>
          <w:caps w:val="0"/>
          <w:color w:val="333333"/>
          <w:spacing w:val="2"/>
          <w:sz w:val="24"/>
          <w:szCs w:val="24"/>
          <w:shd w:val="clear" w:fill="FFFFFF"/>
        </w:rPr>
        <w:t xml:space="preserve"> 模式，会将地址都当成物理地址处理。这样，我们跳转到 </w:t>
      </w:r>
      <w:r>
        <w:rPr>
          <w:rStyle w:val="14"/>
          <w:rFonts w:hint="default" w:ascii="Consolas" w:hAnsi="Consolas" w:eastAsia="Consolas" w:cs="Consolas"/>
          <w:i w:val="0"/>
          <w:iCs w:val="0"/>
          <w:caps w:val="0"/>
          <w:color w:val="333333"/>
          <w:spacing w:val="2"/>
          <w:sz w:val="17"/>
          <w:szCs w:val="17"/>
          <w:bdr w:val="none" w:color="auto" w:sz="0" w:space="0"/>
          <w:shd w:val="clear" w:fill="F7F7F7"/>
        </w:rPr>
        <w:t>kern_init</w:t>
      </w:r>
      <w:r>
        <w:rPr>
          <w:rFonts w:hint="default" w:ascii="Helvetica" w:hAnsi="Helvetica" w:eastAsia="Helvetica" w:cs="Helvetica"/>
          <w:i w:val="0"/>
          <w:iCs w:val="0"/>
          <w:caps w:val="0"/>
          <w:color w:val="333333"/>
          <w:spacing w:val="2"/>
          <w:sz w:val="24"/>
          <w:szCs w:val="24"/>
          <w:shd w:val="clear" w:fill="FFFFFF"/>
        </w:rPr>
        <w:t>， 就意味着会跳转到比</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shd w:val="clear" w:fill="FFFFFF"/>
        </w:rPr>
        <w:t>还大的一个物理地址。但物理地址显然不可能有这么多位！这就会出现问题。</w:t>
      </w:r>
    </w:p>
    <w:p w14:paraId="070CB93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于是，我们需要想办法利用刚学的页表知识，帮内核将需要的虚拟地址空间构造出来。也就是：构建一个合适的页表，让</w:t>
      </w:r>
      <w:r>
        <w:rPr>
          <w:rStyle w:val="14"/>
          <w:rFonts w:hint="default" w:ascii="Consolas" w:hAnsi="Consolas" w:eastAsia="Consolas" w:cs="Consolas"/>
          <w:i w:val="0"/>
          <w:iCs w:val="0"/>
          <w:caps w:val="0"/>
          <w:color w:val="333333"/>
          <w:spacing w:val="2"/>
          <w:sz w:val="17"/>
          <w:szCs w:val="17"/>
          <w:bdr w:val="none" w:color="auto" w:sz="0" w:space="0"/>
          <w:shd w:val="clear" w:fill="F7F7F7"/>
        </w:rPr>
        <w:t>satp</w:t>
      </w:r>
      <w:r>
        <w:rPr>
          <w:rFonts w:hint="default" w:ascii="Helvetica" w:hAnsi="Helvetica" w:eastAsia="Helvetica" w:cs="Helvetica"/>
          <w:i w:val="0"/>
          <w:iCs w:val="0"/>
          <w:caps w:val="0"/>
          <w:color w:val="333333"/>
          <w:spacing w:val="2"/>
          <w:sz w:val="24"/>
          <w:szCs w:val="24"/>
          <w:shd w:val="clear" w:fill="FFFFFF"/>
        </w:rPr>
        <w:t>指向这个页表，然后使用地址的时候都要经过这个页表的翻译，使得虚拟地址</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shd w:val="clear" w:fill="FFFFFF"/>
        </w:rPr>
        <w:t>经过页表的翻译恰好变成</w:t>
      </w:r>
      <w:r>
        <w:rPr>
          <w:rStyle w:val="14"/>
          <w:rFonts w:hint="default" w:ascii="Consolas" w:hAnsi="Consolas" w:eastAsia="Consolas" w:cs="Consolas"/>
          <w:i w:val="0"/>
          <w:iCs w:val="0"/>
          <w:caps w:val="0"/>
          <w:color w:val="333333"/>
          <w:spacing w:val="2"/>
          <w:sz w:val="17"/>
          <w:szCs w:val="17"/>
          <w:bdr w:val="none" w:color="auto" w:sz="0" w:space="0"/>
          <w:shd w:val="clear" w:fill="F7F7F7"/>
        </w:rPr>
        <w:t>0x80200000</w:t>
      </w:r>
      <w:r>
        <w:rPr>
          <w:rFonts w:hint="default" w:ascii="Helvetica" w:hAnsi="Helvetica" w:eastAsia="Helvetica" w:cs="Helvetica"/>
          <w:i w:val="0"/>
          <w:iCs w:val="0"/>
          <w:caps w:val="0"/>
          <w:color w:val="333333"/>
          <w:spacing w:val="2"/>
          <w:sz w:val="24"/>
          <w:szCs w:val="24"/>
          <w:shd w:val="clear" w:fill="FFFFFF"/>
        </w:rPr>
        <w:t>，这个地址显然就比较合适了，也就不会出错了。</w:t>
      </w:r>
    </w:p>
    <w:p w14:paraId="064022EF">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理论知识告诉我们，所有的虚拟地址有一个固定的偏移量。而要想实现页表结构这个偏移量显然是不可或缺的。而虚拟地址和物理地址之间的差值就可以当成是这个偏移量。</w:t>
      </w:r>
    </w:p>
    <w:p w14:paraId="69D160D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比如内核的第一条指令，虚拟地址为 </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0xffffffffc0200000</w:t>
      </w:r>
      <w:r>
        <w:rPr>
          <w:rFonts w:hint="default" w:ascii="Helvetica" w:hAnsi="Helvetica" w:eastAsia="Helvetica" w:cs="Helvetica"/>
          <w:i w:val="0"/>
          <w:iCs w:val="0"/>
          <w:caps w:val="0"/>
          <w:color w:val="333333"/>
          <w:spacing w:val="2"/>
          <w:sz w:val="24"/>
          <w:szCs w:val="24"/>
          <w:shd w:val="clear" w:fill="FFFFFF"/>
        </w:rPr>
        <w:t xml:space="preserve"> ，物理地址为 </w:t>
      </w:r>
      <w:r>
        <w:rPr>
          <w:rStyle w:val="14"/>
          <w:rFonts w:hint="default" w:ascii="Consolas" w:hAnsi="Consolas" w:eastAsia="Consolas" w:cs="Consolas"/>
          <w:i w:val="0"/>
          <w:iCs w:val="0"/>
          <w:caps w:val="0"/>
          <w:color w:val="333333"/>
          <w:spacing w:val="2"/>
          <w:sz w:val="17"/>
          <w:szCs w:val="17"/>
          <w:bdr w:val="none" w:color="auto" w:sz="0" w:space="0"/>
          <w:shd w:val="clear" w:fill="F7F7F7"/>
        </w:rPr>
        <w:t>0x80200000</w:t>
      </w:r>
      <w:r>
        <w:rPr>
          <w:rFonts w:hint="default" w:ascii="Helvetica" w:hAnsi="Helvetica" w:eastAsia="Helvetica" w:cs="Helvetica"/>
          <w:i w:val="0"/>
          <w:iCs w:val="0"/>
          <w:caps w:val="0"/>
          <w:color w:val="333333"/>
          <w:spacing w:val="2"/>
          <w:sz w:val="24"/>
          <w:szCs w:val="24"/>
          <w:shd w:val="clear" w:fill="FFFFFF"/>
        </w:rPr>
        <w:t xml:space="preserve"> ，因此，我们只要将虚拟地址减去 </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0xffffffff40000000</w:t>
      </w:r>
      <w:r>
        <w:rPr>
          <w:rFonts w:hint="default" w:ascii="Helvetica" w:hAnsi="Helvetica" w:eastAsia="Helvetica" w:cs="Helvetica"/>
          <w:i w:val="0"/>
          <w:iCs w:val="0"/>
          <w:caps w:val="0"/>
          <w:color w:val="333333"/>
          <w:spacing w:val="2"/>
          <w:sz w:val="24"/>
          <w:szCs w:val="24"/>
          <w:shd w:val="clear" w:fill="FFFFFF"/>
        </w:rPr>
        <w:t xml:space="preserve"> ，就得到了物理地址。所以当我们需要做到去访问内核里面的一个物理地址 </w:t>
      </w:r>
      <w:r>
        <w:rPr>
          <w:rStyle w:val="14"/>
          <w:rFonts w:hint="default" w:ascii="Consolas" w:hAnsi="Consolas" w:eastAsia="Consolas" w:cs="Consolas"/>
          <w:i w:val="0"/>
          <w:iCs w:val="0"/>
          <w:caps w:val="0"/>
          <w:color w:val="333333"/>
          <w:spacing w:val="2"/>
          <w:sz w:val="17"/>
          <w:szCs w:val="17"/>
          <w:bdr w:val="none" w:color="auto" w:sz="0" w:space="0"/>
          <w:shd w:val="clear" w:fill="F7F7F7"/>
        </w:rPr>
        <w:t>va</w:t>
      </w:r>
      <w:r>
        <w:rPr>
          <w:rFonts w:hint="default" w:ascii="Helvetica" w:hAnsi="Helvetica" w:eastAsia="Helvetica" w:cs="Helvetica"/>
          <w:i w:val="0"/>
          <w:iCs w:val="0"/>
          <w:caps w:val="0"/>
          <w:color w:val="333333"/>
          <w:spacing w:val="2"/>
          <w:sz w:val="24"/>
          <w:szCs w:val="24"/>
          <w:shd w:val="clear" w:fill="FFFFFF"/>
        </w:rPr>
        <w:t xml:space="preserve"> 时，而已知虚拟地址为 </w:t>
      </w:r>
      <w:r>
        <w:rPr>
          <w:rStyle w:val="14"/>
          <w:rFonts w:hint="default" w:ascii="Consolas" w:hAnsi="Consolas" w:eastAsia="Consolas" w:cs="Consolas"/>
          <w:i w:val="0"/>
          <w:iCs w:val="0"/>
          <w:caps w:val="0"/>
          <w:color w:val="333333"/>
          <w:spacing w:val="2"/>
          <w:sz w:val="17"/>
          <w:szCs w:val="17"/>
          <w:bdr w:val="none" w:color="auto" w:sz="0" w:space="0"/>
          <w:shd w:val="clear" w:fill="F7F7F7"/>
        </w:rPr>
        <w:t>va</w:t>
      </w:r>
      <w:r>
        <w:rPr>
          <w:rFonts w:hint="default" w:ascii="Helvetica" w:hAnsi="Helvetica" w:eastAsia="Helvetica" w:cs="Helvetica"/>
          <w:i w:val="0"/>
          <w:iCs w:val="0"/>
          <w:caps w:val="0"/>
          <w:color w:val="333333"/>
          <w:spacing w:val="2"/>
          <w:sz w:val="24"/>
          <w:szCs w:val="24"/>
          <w:shd w:val="clear" w:fill="FFFFFF"/>
        </w:rPr>
        <w:t xml:space="preserve"> 时，则 </w:t>
      </w:r>
      <w:r>
        <w:rPr>
          <w:rStyle w:val="14"/>
          <w:rFonts w:hint="default" w:ascii="Consolas" w:hAnsi="Consolas" w:eastAsia="Consolas" w:cs="Consolas"/>
          <w:i w:val="0"/>
          <w:iCs w:val="0"/>
          <w:caps w:val="0"/>
          <w:color w:val="333333"/>
          <w:spacing w:val="2"/>
          <w:sz w:val="17"/>
          <w:szCs w:val="17"/>
          <w:bdr w:val="none" w:color="auto" w:sz="0" w:space="0"/>
          <w:shd w:val="clear" w:fill="F7F7F7"/>
        </w:rPr>
        <w:t>va</w:t>
      </w:r>
      <w:r>
        <w:rPr>
          <w:rFonts w:hint="default" w:ascii="Helvetica" w:hAnsi="Helvetica" w:eastAsia="Helvetica" w:cs="Helvetica"/>
          <w:i w:val="0"/>
          <w:iCs w:val="0"/>
          <w:caps w:val="0"/>
          <w:color w:val="333333"/>
          <w:spacing w:val="2"/>
          <w:sz w:val="24"/>
          <w:szCs w:val="24"/>
          <w:shd w:val="clear" w:fill="FFFFFF"/>
        </w:rPr>
        <w:t xml:space="preserve"> 处的代码或数据就放在物理地址为 </w:t>
      </w:r>
      <w:r>
        <w:rPr>
          <w:rStyle w:val="14"/>
          <w:rFonts w:hint="default" w:ascii="Consolas" w:hAnsi="Consolas" w:eastAsia="Consolas" w:cs="Consolas"/>
          <w:i w:val="0"/>
          <w:iCs w:val="0"/>
          <w:caps w:val="0"/>
          <w:color w:val="333333"/>
          <w:spacing w:val="2"/>
          <w:sz w:val="17"/>
          <w:szCs w:val="17"/>
          <w:bdr w:val="none" w:color="auto" w:sz="0" w:space="0"/>
          <w:shd w:val="clear" w:fill="F7F7F7"/>
        </w:rPr>
        <w:t>pa = va - 0xffffffff40000000</w:t>
      </w:r>
      <w:r>
        <w:rPr>
          <w:rFonts w:hint="default" w:ascii="Helvetica" w:hAnsi="Helvetica" w:eastAsia="Helvetica" w:cs="Helvetica"/>
          <w:i w:val="0"/>
          <w:iCs w:val="0"/>
          <w:caps w:val="0"/>
          <w:color w:val="333333"/>
          <w:spacing w:val="2"/>
          <w:sz w:val="24"/>
          <w:szCs w:val="24"/>
          <w:shd w:val="clear" w:fill="FFFFFF"/>
        </w:rPr>
        <w:t xml:space="preserve"> 处的物理内存中，我们真正所要做的是要让 CPU 去访问 </w:t>
      </w:r>
      <w:r>
        <w:rPr>
          <w:rStyle w:val="14"/>
          <w:rFonts w:hint="default" w:ascii="Consolas" w:hAnsi="Consolas" w:eastAsia="Consolas" w:cs="Consolas"/>
          <w:i w:val="0"/>
          <w:iCs w:val="0"/>
          <w:caps w:val="0"/>
          <w:color w:val="333333"/>
          <w:spacing w:val="2"/>
          <w:sz w:val="17"/>
          <w:szCs w:val="17"/>
          <w:bdr w:val="none" w:color="auto" w:sz="0" w:space="0"/>
          <w:shd w:val="clear" w:fill="F7F7F7"/>
        </w:rPr>
        <w:t>pa</w:t>
      </w:r>
      <w:r>
        <w:rPr>
          <w:rFonts w:hint="default" w:ascii="Helvetica" w:hAnsi="Helvetica" w:eastAsia="Helvetica" w:cs="Helvetica"/>
          <w:i w:val="0"/>
          <w:iCs w:val="0"/>
          <w:caps w:val="0"/>
          <w:color w:val="333333"/>
          <w:spacing w:val="2"/>
          <w:sz w:val="24"/>
          <w:szCs w:val="24"/>
          <w:shd w:val="clear" w:fill="FFFFFF"/>
        </w:rPr>
        <w:t xml:space="preserve">。因此，我们要通过恰当构造页表，来对于内核所属的虚拟地址，实现这种 </w:t>
      </w:r>
      <w:r>
        <w:rPr>
          <w:rStyle w:val="14"/>
          <w:rFonts w:hint="default" w:ascii="Consolas" w:hAnsi="Consolas" w:eastAsia="Consolas" w:cs="Consolas"/>
          <w:i w:val="0"/>
          <w:iCs w:val="0"/>
          <w:caps w:val="0"/>
          <w:color w:val="333333"/>
          <w:spacing w:val="2"/>
          <w:sz w:val="17"/>
          <w:szCs w:val="17"/>
          <w:bdr w:val="none" w:color="auto" w:sz="0" w:space="0"/>
          <w:shd w:val="clear" w:fill="F7F7F7"/>
        </w:rPr>
        <w:t>va</w:t>
      </w:r>
      <w:r>
        <w:rPr>
          <w:rFonts w:hint="default" w:ascii="Helvetica" w:hAnsi="Helvetica" w:eastAsia="Helvetica" w:cs="Helvetica"/>
          <w:i w:val="0"/>
          <w:iCs w:val="0"/>
          <w:caps w:val="0"/>
          <w:color w:val="333333"/>
          <w:spacing w:val="2"/>
          <w:sz w:val="24"/>
          <w:szCs w:val="24"/>
          <w:shd w:val="clear" w:fill="FFFFFF"/>
        </w:rPr>
        <w:t xml:space="preserve"> 到 </w:t>
      </w:r>
      <w:r>
        <w:rPr>
          <w:rStyle w:val="14"/>
          <w:rFonts w:hint="default" w:ascii="Consolas" w:hAnsi="Consolas" w:eastAsia="Consolas" w:cs="Consolas"/>
          <w:i w:val="0"/>
          <w:iCs w:val="0"/>
          <w:caps w:val="0"/>
          <w:color w:val="333333"/>
          <w:spacing w:val="2"/>
          <w:sz w:val="17"/>
          <w:szCs w:val="17"/>
          <w:bdr w:val="none" w:color="auto" w:sz="0" w:space="0"/>
          <w:shd w:val="clear" w:fill="F7F7F7"/>
        </w:rPr>
        <w:t>pa</w:t>
      </w:r>
      <w:r>
        <w:rPr>
          <w:rFonts w:hint="default" w:ascii="Helvetica" w:hAnsi="Helvetica" w:eastAsia="Helvetica" w:cs="Helvetica"/>
          <w:i w:val="0"/>
          <w:iCs w:val="0"/>
          <w:caps w:val="0"/>
          <w:color w:val="333333"/>
          <w:spacing w:val="2"/>
          <w:sz w:val="24"/>
          <w:szCs w:val="24"/>
          <w:shd w:val="clear" w:fill="FFFFFF"/>
        </w:rPr>
        <w:t xml:space="preserve"> 的映射。</w:t>
      </w:r>
    </w:p>
    <w:p w14:paraId="345ABBB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还记得之前的理论介绍的内容吗？那时我们提到，将一个三级页表项的标志位 </w:t>
      </w:r>
      <w:r>
        <w:rPr>
          <w:rStyle w:val="14"/>
          <w:rFonts w:hint="default" w:ascii="Consolas" w:hAnsi="Consolas" w:eastAsia="Consolas" w:cs="Consolas"/>
          <w:i w:val="0"/>
          <w:iCs w:val="0"/>
          <w:caps w:val="0"/>
          <w:color w:val="333333"/>
          <w:spacing w:val="2"/>
          <w:sz w:val="17"/>
          <w:szCs w:val="17"/>
          <w:bdr w:val="none" w:color="auto" w:sz="0" w:space="0"/>
          <w:shd w:val="clear" w:fill="F7F7F7"/>
        </w:rPr>
        <w:t>R,W,X</w:t>
      </w:r>
      <w:r>
        <w:rPr>
          <w:rFonts w:hint="default" w:ascii="Helvetica" w:hAnsi="Helvetica" w:eastAsia="Helvetica" w:cs="Helvetica"/>
          <w:i w:val="0"/>
          <w:iCs w:val="0"/>
          <w:caps w:val="0"/>
          <w:color w:val="333333"/>
          <w:spacing w:val="2"/>
          <w:sz w:val="24"/>
          <w:szCs w:val="24"/>
          <w:shd w:val="clear" w:fill="FFFFFF"/>
        </w:rPr>
        <w:t xml:space="preserve"> 不设为全 </w:t>
      </w:r>
      <w:r>
        <w:rPr>
          <w:rStyle w:val="14"/>
          <w:rFonts w:hint="default" w:ascii="Consolas" w:hAnsi="Consolas" w:eastAsia="Consolas" w:cs="Consolas"/>
          <w:i w:val="0"/>
          <w:iCs w:val="0"/>
          <w:caps w:val="0"/>
          <w:color w:val="333333"/>
          <w:spacing w:val="2"/>
          <w:sz w:val="17"/>
          <w:szCs w:val="17"/>
          <w:bdr w:val="none" w:color="auto" w:sz="0" w:space="0"/>
          <w:shd w:val="clear" w:fill="F7F7F7"/>
        </w:rPr>
        <w:t>0</w:t>
      </w:r>
      <w:r>
        <w:rPr>
          <w:rFonts w:hint="default" w:ascii="Helvetica" w:hAnsi="Helvetica" w:eastAsia="Helvetica" w:cs="Helvetica"/>
          <w:i w:val="0"/>
          <w:iCs w:val="0"/>
          <w:caps w:val="0"/>
          <w:color w:val="333333"/>
          <w:spacing w:val="2"/>
          <w:sz w:val="24"/>
          <w:szCs w:val="24"/>
          <w:shd w:val="clear" w:fill="FFFFFF"/>
        </w:rPr>
        <w:t xml:space="preserve"> ，可以将它变为一个叶子，从而获得大小为 </w:t>
      </w:r>
      <w:r>
        <w:rPr>
          <w:rStyle w:val="14"/>
          <w:rFonts w:hint="default" w:ascii="Consolas" w:hAnsi="Consolas" w:eastAsia="Consolas" w:cs="Consolas"/>
          <w:i w:val="0"/>
          <w:iCs w:val="0"/>
          <w:caps w:val="0"/>
          <w:color w:val="333333"/>
          <w:spacing w:val="2"/>
          <w:sz w:val="17"/>
          <w:szCs w:val="17"/>
          <w:bdr w:val="none" w:color="auto" w:sz="0" w:space="0"/>
          <w:shd w:val="clear" w:fill="F7F7F7"/>
        </w:rPr>
        <w:t>1GiB</w:t>
      </w:r>
      <w:r>
        <w:rPr>
          <w:rFonts w:hint="default" w:ascii="Helvetica" w:hAnsi="Helvetica" w:eastAsia="Helvetica" w:cs="Helvetica"/>
          <w:i w:val="0"/>
          <w:iCs w:val="0"/>
          <w:caps w:val="0"/>
          <w:color w:val="333333"/>
          <w:spacing w:val="2"/>
          <w:sz w:val="24"/>
          <w:szCs w:val="24"/>
          <w:shd w:val="clear" w:fill="FFFFFF"/>
        </w:rPr>
        <w:t xml:space="preserve"> 的一个大页。</w:t>
      </w:r>
    </w:p>
    <w:p w14:paraId="04FFF39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我们假定内核大小不超过 </w:t>
      </w:r>
      <w:r>
        <w:rPr>
          <w:rStyle w:val="14"/>
          <w:rFonts w:hint="default" w:ascii="Consolas" w:hAnsi="Consolas" w:eastAsia="Consolas" w:cs="Consolas"/>
          <w:i w:val="0"/>
          <w:iCs w:val="0"/>
          <w:caps w:val="0"/>
          <w:color w:val="333333"/>
          <w:spacing w:val="2"/>
          <w:sz w:val="17"/>
          <w:szCs w:val="17"/>
          <w:bdr w:val="none" w:color="auto" w:sz="0" w:space="0"/>
          <w:shd w:val="clear" w:fill="F7F7F7"/>
        </w:rPr>
        <w:t>1GiB</w:t>
      </w:r>
      <w:r>
        <w:rPr>
          <w:rFonts w:hint="default" w:ascii="Helvetica" w:hAnsi="Helvetica" w:eastAsia="Helvetica" w:cs="Helvetica"/>
          <w:i w:val="0"/>
          <w:iCs w:val="0"/>
          <w:caps w:val="0"/>
          <w:color w:val="333333"/>
          <w:spacing w:val="2"/>
          <w:sz w:val="24"/>
          <w:szCs w:val="24"/>
          <w:shd w:val="clear" w:fill="FFFFFF"/>
        </w:rPr>
        <w:t>，通过一个大页将虚拟地址区间</w:t>
      </w:r>
      <w:r>
        <w:rPr>
          <w:rStyle w:val="14"/>
          <w:rFonts w:hint="default" w:ascii="Consolas" w:hAnsi="Consolas" w:eastAsia="Consolas" w:cs="Consolas"/>
          <w:i w:val="0"/>
          <w:iCs w:val="0"/>
          <w:caps w:val="0"/>
          <w:color w:val="333333"/>
          <w:spacing w:val="2"/>
          <w:sz w:val="17"/>
          <w:szCs w:val="17"/>
          <w:bdr w:val="none" w:color="auto" w:sz="0" w:space="0"/>
          <w:shd w:val="clear" w:fill="F7F7F7"/>
        </w:rPr>
        <w:t>[0xffffffffc0000000,0xffffffffffffffff]</w:t>
      </w:r>
      <w:r>
        <w:rPr>
          <w:rFonts w:hint="default" w:ascii="Helvetica" w:hAnsi="Helvetica" w:eastAsia="Helvetica" w:cs="Helvetica"/>
          <w:i w:val="0"/>
          <w:iCs w:val="0"/>
          <w:caps w:val="0"/>
          <w:color w:val="333333"/>
          <w:spacing w:val="2"/>
          <w:sz w:val="24"/>
          <w:szCs w:val="24"/>
          <w:shd w:val="clear" w:fill="FFFFFF"/>
        </w:rPr>
        <w:t xml:space="preserve"> 映射到物理地址区间 </w:t>
      </w:r>
      <w:r>
        <w:rPr>
          <w:rStyle w:val="14"/>
          <w:rFonts w:hint="default" w:ascii="Consolas" w:hAnsi="Consolas" w:eastAsia="Consolas" w:cs="Consolas"/>
          <w:i w:val="0"/>
          <w:iCs w:val="0"/>
          <w:caps w:val="0"/>
          <w:color w:val="333333"/>
          <w:spacing w:val="2"/>
          <w:sz w:val="17"/>
          <w:szCs w:val="17"/>
          <w:bdr w:val="none" w:color="auto" w:sz="0" w:space="0"/>
          <w:shd w:val="clear" w:fill="F7F7F7"/>
        </w:rPr>
        <w:t>[0x80000000,0xc0000000)</w:t>
      </w:r>
      <w:r>
        <w:rPr>
          <w:rFonts w:hint="default" w:ascii="Helvetica" w:hAnsi="Helvetica" w:eastAsia="Helvetica" w:cs="Helvetica"/>
          <w:i w:val="0"/>
          <w:iCs w:val="0"/>
          <w:caps w:val="0"/>
          <w:color w:val="333333"/>
          <w:spacing w:val="2"/>
          <w:sz w:val="24"/>
          <w:szCs w:val="24"/>
          <w:shd w:val="clear" w:fill="FFFFFF"/>
        </w:rPr>
        <w:t>，而我们只需要分配一页内存用来存放三级页表，并将其最后一个页表项(也就是对应我们使用的虚拟地址区间的页表项)进行适当设置即可。对应的代码如下所示：</w:t>
      </w:r>
    </w:p>
    <w:p w14:paraId="607EFBA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include </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mmu.h</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include </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memlayout.h</w:t>
      </w:r>
      <w:r>
        <w:rPr>
          <w:rFonts w:hint="default" w:ascii="Consolas" w:hAnsi="Consolas" w:eastAsia="Consolas" w:cs="Consolas"/>
          <w:i w:val="0"/>
          <w:iCs w:val="0"/>
          <w:caps w:val="0"/>
          <w:color w:val="67CDCC"/>
          <w:spacing w:val="2"/>
          <w:sz w:val="17"/>
          <w:szCs w:val="17"/>
          <w:bdr w:val="none" w:color="auto" w:sz="0" w:space="0"/>
          <w:shd w:val="clear" w:fill="2D2D2D"/>
        </w:rPr>
        <w:t>&gt;</w:t>
      </w:r>
    </w:p>
    <w:p w14:paraId="03C3FC3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1111F25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.section .text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"ax"</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progbits</w:t>
      </w:r>
    </w:p>
    <w:p w14:paraId="5939C7E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.globl kern_entry</w:t>
      </w:r>
    </w:p>
    <w:p w14:paraId="51CE47F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kern_entry:</w:t>
      </w:r>
    </w:p>
    <w:p w14:paraId="6EE4304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三级页表的虚拟地址</w:t>
      </w:r>
    </w:p>
    <w:p w14:paraId="53E7A2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lui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hi</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boot_page_table_sv39</w:t>
      </w:r>
      <w:r>
        <w:rPr>
          <w:rFonts w:hint="default" w:ascii="Consolas" w:hAnsi="Consolas" w:eastAsia="Consolas" w:cs="Consolas"/>
          <w:i w:val="0"/>
          <w:iCs w:val="0"/>
          <w:caps w:val="0"/>
          <w:color w:val="CCCCCC"/>
          <w:spacing w:val="2"/>
          <w:sz w:val="17"/>
          <w:szCs w:val="17"/>
          <w:bdr w:val="none" w:color="auto" w:sz="0" w:space="0"/>
          <w:shd w:val="clear" w:fill="2D2D2D"/>
        </w:rPr>
        <w:t>)</w:t>
      </w:r>
    </w:p>
    <w:p w14:paraId="595EBA6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t1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0xffffffff40000000</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即虚实映射偏移量</w:t>
      </w:r>
    </w:p>
    <w:p w14:paraId="0D68CB8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li      t1</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0xffffffffc0000000</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0x80000000</w:t>
      </w:r>
    </w:p>
    <w:p w14:paraId="2ADE426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 减去虚实映射偏移量 </w:t>
      </w:r>
      <w:r>
        <w:rPr>
          <w:rFonts w:hint="default" w:ascii="Consolas" w:hAnsi="Consolas" w:eastAsia="Consolas" w:cs="Consolas"/>
          <w:i w:val="0"/>
          <w:iCs w:val="0"/>
          <w:caps w:val="0"/>
          <w:color w:val="F08D49"/>
          <w:spacing w:val="2"/>
          <w:sz w:val="17"/>
          <w:szCs w:val="17"/>
          <w:bdr w:val="none" w:color="auto" w:sz="0" w:space="0"/>
          <w:shd w:val="clear" w:fill="2D2D2D"/>
        </w:rPr>
        <w:t>0xffffffff40000000</w:t>
      </w:r>
      <w:r>
        <w:rPr>
          <w:rStyle w:val="14"/>
          <w:rFonts w:hint="default" w:ascii="Consolas" w:hAnsi="Consolas" w:eastAsia="Consolas" w:cs="Consolas"/>
          <w:i w:val="0"/>
          <w:iCs w:val="0"/>
          <w:caps w:val="0"/>
          <w:color w:val="CCCCCC"/>
          <w:spacing w:val="2"/>
          <w:sz w:val="17"/>
          <w:szCs w:val="17"/>
          <w:bdr w:val="none" w:color="auto" w:sz="0" w:space="0"/>
          <w:shd w:val="clear" w:fill="2D2D2D"/>
        </w:rPr>
        <w:t>，变为三级页表的物理地址</w:t>
      </w:r>
    </w:p>
    <w:p w14:paraId="2E61264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sub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t1</w:t>
      </w:r>
    </w:p>
    <w:p w14:paraId="713B4E4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 </w:t>
      </w:r>
      <w:r>
        <w:rPr>
          <w:rFonts w:hint="default" w:ascii="Consolas" w:hAnsi="Consolas" w:eastAsia="Consolas" w:cs="Consolas"/>
          <w:i w:val="0"/>
          <w:iCs w:val="0"/>
          <w:caps w:val="0"/>
          <w:color w:val="67CDCC"/>
          <w:spacing w:val="2"/>
          <w:sz w:val="17"/>
          <w:szCs w:val="17"/>
          <w:bdr w:val="none" w:color="auto" w:sz="0" w:space="0"/>
          <w:shd w:val="clear" w:fill="2D2D2D"/>
        </w:rPr>
        <w:t>&gt;&gt;=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12</w:t>
      </w:r>
      <w:r>
        <w:rPr>
          <w:rStyle w:val="14"/>
          <w:rFonts w:hint="default" w:ascii="Consolas" w:hAnsi="Consolas" w:eastAsia="Consolas" w:cs="Consolas"/>
          <w:i w:val="0"/>
          <w:iCs w:val="0"/>
          <w:caps w:val="0"/>
          <w:color w:val="CCCCCC"/>
          <w:spacing w:val="2"/>
          <w:sz w:val="17"/>
          <w:szCs w:val="17"/>
          <w:bdr w:val="none" w:color="auto" w:sz="0" w:space="0"/>
          <w:shd w:val="clear" w:fill="2D2D2D"/>
        </w:rPr>
        <w:t>，变为三级页表的物理页号</w:t>
      </w:r>
    </w:p>
    <w:p w14:paraId="2BC02D3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srli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12</w:t>
      </w:r>
    </w:p>
    <w:p w14:paraId="3FA4225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27E12E9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t1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8</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&lt;&lt;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60</w:t>
      </w:r>
      <w:r>
        <w:rPr>
          <w:rStyle w:val="14"/>
          <w:rFonts w:hint="default" w:ascii="Consolas" w:hAnsi="Consolas" w:eastAsia="Consolas" w:cs="Consolas"/>
          <w:i w:val="0"/>
          <w:iCs w:val="0"/>
          <w:caps w:val="0"/>
          <w:color w:val="CCCCCC"/>
          <w:spacing w:val="2"/>
          <w:sz w:val="17"/>
          <w:szCs w:val="17"/>
          <w:bdr w:val="none" w:color="auto" w:sz="0" w:space="0"/>
          <w:shd w:val="clear" w:fill="2D2D2D"/>
        </w:rPr>
        <w:t>，设置 satp 的 MODE 字段为 Sv39</w:t>
      </w:r>
    </w:p>
    <w:p w14:paraId="4303964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li      t1</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8</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&lt;&lt;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60</w:t>
      </w:r>
    </w:p>
    <w:p w14:paraId="03EA4BB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将刚才计算出的预设三级页表物理页号附加到 satp 中</w:t>
      </w:r>
    </w:p>
    <w:p w14:paraId="7E5B1F5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or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t1</w:t>
      </w:r>
    </w:p>
    <w:p w14:paraId="08FF806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将算出的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即新的MODE</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页表基址物理页号</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覆盖到 satp 中</w:t>
      </w:r>
    </w:p>
    <w:p w14:paraId="105D965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csrw    satp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w:t>
      </w:r>
    </w:p>
    <w:p w14:paraId="0211EB0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使用 sfence.vma 指令刷新 TLB</w:t>
      </w:r>
    </w:p>
    <w:p w14:paraId="0EA5874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sfence.vma</w:t>
      </w:r>
    </w:p>
    <w:p w14:paraId="03AE6A3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从此，我们给内核搭建出了一个完美的虚拟内存空间！</w:t>
      </w:r>
    </w:p>
    <w:p w14:paraId="1CDFC0B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nop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可能映射的位置有些bug。。插入一个nop</w:t>
      </w:r>
    </w:p>
    <w:p w14:paraId="7C83398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02F43C2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我们在虚拟内存空间中：随意将 sp 设置为虚拟地址！</w:t>
      </w:r>
    </w:p>
    <w:p w14:paraId="71DA518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lui sp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hi</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bootstacktop</w:t>
      </w:r>
      <w:r>
        <w:rPr>
          <w:rFonts w:hint="default" w:ascii="Consolas" w:hAnsi="Consolas" w:eastAsia="Consolas" w:cs="Consolas"/>
          <w:i w:val="0"/>
          <w:iCs w:val="0"/>
          <w:caps w:val="0"/>
          <w:color w:val="CCCCCC"/>
          <w:spacing w:val="2"/>
          <w:sz w:val="17"/>
          <w:szCs w:val="17"/>
          <w:bdr w:val="none" w:color="auto" w:sz="0" w:space="0"/>
          <w:shd w:val="clear" w:fill="2D2D2D"/>
        </w:rPr>
        <w:t>)</w:t>
      </w:r>
    </w:p>
    <w:p w14:paraId="6BABA91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4C3F861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我们在虚拟内存空间中：随意跳转到虚拟地址！</w:t>
      </w:r>
    </w:p>
    <w:p w14:paraId="50D37AD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跳转到 kern_init</w:t>
      </w:r>
    </w:p>
    <w:p w14:paraId="7B9B0A4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lui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hi</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kern_init</w:t>
      </w:r>
      <w:r>
        <w:rPr>
          <w:rFonts w:hint="default" w:ascii="Consolas" w:hAnsi="Consolas" w:eastAsia="Consolas" w:cs="Consolas"/>
          <w:i w:val="0"/>
          <w:iCs w:val="0"/>
          <w:caps w:val="0"/>
          <w:color w:val="CCCCCC"/>
          <w:spacing w:val="2"/>
          <w:sz w:val="17"/>
          <w:szCs w:val="17"/>
          <w:bdr w:val="none" w:color="auto" w:sz="0" w:space="0"/>
          <w:shd w:val="clear" w:fill="2D2D2D"/>
        </w:rPr>
        <w:t>)</w:t>
      </w:r>
    </w:p>
    <w:p w14:paraId="77FF0F0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addi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lo</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kern_init</w:t>
      </w:r>
      <w:r>
        <w:rPr>
          <w:rFonts w:hint="default" w:ascii="Consolas" w:hAnsi="Consolas" w:eastAsia="Consolas" w:cs="Consolas"/>
          <w:i w:val="0"/>
          <w:iCs w:val="0"/>
          <w:caps w:val="0"/>
          <w:color w:val="CCCCCC"/>
          <w:spacing w:val="2"/>
          <w:sz w:val="17"/>
          <w:szCs w:val="17"/>
          <w:bdr w:val="none" w:color="auto" w:sz="0" w:space="0"/>
          <w:shd w:val="clear" w:fill="2D2D2D"/>
        </w:rPr>
        <w:t>)</w:t>
      </w:r>
    </w:p>
    <w:p w14:paraId="3719EF0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jr t0</w:t>
      </w:r>
    </w:p>
    <w:p w14:paraId="22D0799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6A18224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.section .data</w:t>
      </w:r>
    </w:p>
    <w:p w14:paraId="3DAD565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.align </w:t>
      </w:r>
      <w:r>
        <w:rPr>
          <w:rFonts w:hint="default" w:ascii="Consolas" w:hAnsi="Consolas" w:eastAsia="Consolas" w:cs="Consolas"/>
          <w:i w:val="0"/>
          <w:iCs w:val="0"/>
          <w:caps w:val="0"/>
          <w:color w:val="F08D49"/>
          <w:spacing w:val="2"/>
          <w:sz w:val="17"/>
          <w:szCs w:val="17"/>
          <w:bdr w:val="none" w:color="auto" w:sz="0" w:space="0"/>
          <w:shd w:val="clear" w:fill="2D2D2D"/>
        </w:rPr>
        <w:t>2</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12</w:t>
      </w:r>
    </w:p>
    <w:p w14:paraId="0196FB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.align PGSHIFT</w:t>
      </w:r>
    </w:p>
    <w:p w14:paraId="5DB5EDC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.global bootstack</w:t>
      </w:r>
    </w:p>
    <w:p w14:paraId="54D4922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bootstack:</w:t>
      </w:r>
    </w:p>
    <w:p w14:paraId="0EE0B0D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.space KSTACKSIZE</w:t>
      </w:r>
    </w:p>
    <w:p w14:paraId="072CA7A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.global bootstacktop</w:t>
      </w:r>
    </w:p>
    <w:p w14:paraId="737A53F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bootstacktop:</w:t>
      </w:r>
    </w:p>
    <w:p w14:paraId="6608660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0089862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.section .data</w:t>
      </w:r>
    </w:p>
    <w:p w14:paraId="539281C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由于我们要把这个页表放到一个页里面，因此必须 </w:t>
      </w:r>
      <w:r>
        <w:rPr>
          <w:rFonts w:hint="default" w:ascii="Consolas" w:hAnsi="Consolas" w:eastAsia="Consolas" w:cs="Consolas"/>
          <w:i w:val="0"/>
          <w:iCs w:val="0"/>
          <w:caps w:val="0"/>
          <w:color w:val="F08D49"/>
          <w:spacing w:val="2"/>
          <w:sz w:val="17"/>
          <w:szCs w:val="17"/>
          <w:bdr w:val="none" w:color="auto" w:sz="0" w:space="0"/>
          <w:shd w:val="clear" w:fill="2D2D2D"/>
        </w:rPr>
        <w:t>12</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位对齐</w:t>
      </w:r>
    </w:p>
    <w:p w14:paraId="69CDF55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.align PGSHIFT</w:t>
      </w:r>
    </w:p>
    <w:p w14:paraId="7E16AC1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.global boot_page_table_sv39</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分配 4KiB 内存给预设的三级页表</w:t>
      </w:r>
    </w:p>
    <w:p w14:paraId="3E4272A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boot_page_table_sv39:</w:t>
      </w:r>
    </w:p>
    <w:p w14:paraId="7B5C5BE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0xffffffff_c0000000 map to </w:t>
      </w:r>
      <w:r>
        <w:rPr>
          <w:rFonts w:hint="default" w:ascii="Consolas" w:hAnsi="Consolas" w:eastAsia="Consolas" w:cs="Consolas"/>
          <w:i w:val="0"/>
          <w:iCs w:val="0"/>
          <w:caps w:val="0"/>
          <w:color w:val="F08D49"/>
          <w:spacing w:val="2"/>
          <w:sz w:val="17"/>
          <w:szCs w:val="17"/>
          <w:bdr w:val="none" w:color="auto" w:sz="0" w:space="0"/>
          <w:shd w:val="clear" w:fill="2D2D2D"/>
        </w:rPr>
        <w:t>0x80000000</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1G</w:t>
      </w:r>
      <w:r>
        <w:rPr>
          <w:rFonts w:hint="default" w:ascii="Consolas" w:hAnsi="Consolas" w:eastAsia="Consolas" w:cs="Consolas"/>
          <w:i w:val="0"/>
          <w:iCs w:val="0"/>
          <w:caps w:val="0"/>
          <w:color w:val="CCCCCC"/>
          <w:spacing w:val="2"/>
          <w:sz w:val="17"/>
          <w:szCs w:val="17"/>
          <w:bdr w:val="none" w:color="auto" w:sz="0" w:space="0"/>
          <w:shd w:val="clear" w:fill="2D2D2D"/>
        </w:rPr>
        <w:t>)</w:t>
      </w:r>
    </w:p>
    <w:p w14:paraId="620BC2B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前 </w:t>
      </w:r>
      <w:r>
        <w:rPr>
          <w:rFonts w:hint="default" w:ascii="Consolas" w:hAnsi="Consolas" w:eastAsia="Consolas" w:cs="Consolas"/>
          <w:i w:val="0"/>
          <w:iCs w:val="0"/>
          <w:caps w:val="0"/>
          <w:color w:val="F08D49"/>
          <w:spacing w:val="2"/>
          <w:sz w:val="17"/>
          <w:szCs w:val="17"/>
          <w:bdr w:val="none" w:color="auto" w:sz="0" w:space="0"/>
          <w:shd w:val="clear" w:fill="2D2D2D"/>
        </w:rPr>
        <w:t>511</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个页表项均设置为 </w:t>
      </w:r>
      <w:r>
        <w:rPr>
          <w:rFonts w:hint="default" w:ascii="Consolas" w:hAnsi="Consolas" w:eastAsia="Consolas" w:cs="Consolas"/>
          <w:i w:val="0"/>
          <w:iCs w:val="0"/>
          <w:caps w:val="0"/>
          <w:color w:val="F08D49"/>
          <w:spacing w:val="2"/>
          <w:sz w:val="17"/>
          <w:szCs w:val="17"/>
          <w:bdr w:val="none" w:color="auto" w:sz="0" w:space="0"/>
          <w:shd w:val="clear" w:fill="2D2D2D"/>
        </w:rPr>
        <w:t>0</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，因此 V</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0</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，意味着是空的</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unmapped</w:t>
      </w:r>
      <w:r>
        <w:rPr>
          <w:rFonts w:hint="default" w:ascii="Consolas" w:hAnsi="Consolas" w:eastAsia="Consolas" w:cs="Consolas"/>
          <w:i w:val="0"/>
          <w:iCs w:val="0"/>
          <w:caps w:val="0"/>
          <w:color w:val="CCCCCC"/>
          <w:spacing w:val="2"/>
          <w:sz w:val="17"/>
          <w:szCs w:val="17"/>
          <w:bdr w:val="none" w:color="auto" w:sz="0" w:space="0"/>
          <w:shd w:val="clear" w:fill="2D2D2D"/>
        </w:rPr>
        <w:t>)</w:t>
      </w:r>
    </w:p>
    <w:p w14:paraId="0921423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.zero </w:t>
      </w:r>
      <w:r>
        <w:rPr>
          <w:rFonts w:hint="default" w:ascii="Consolas" w:hAnsi="Consolas" w:eastAsia="Consolas" w:cs="Consolas"/>
          <w:i w:val="0"/>
          <w:iCs w:val="0"/>
          <w:caps w:val="0"/>
          <w:color w:val="F08D49"/>
          <w:spacing w:val="2"/>
          <w:sz w:val="17"/>
          <w:szCs w:val="17"/>
          <w:bdr w:val="none" w:color="auto" w:sz="0" w:space="0"/>
          <w:shd w:val="clear" w:fill="2D2D2D"/>
        </w:rPr>
        <w:t>8</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511</w:t>
      </w:r>
    </w:p>
    <w:p w14:paraId="18D8EB5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设置最后一个页表项，PPN</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0x80000</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，标志位 VRWXAD 均为 </w:t>
      </w:r>
      <w:r>
        <w:rPr>
          <w:rFonts w:hint="default" w:ascii="Consolas" w:hAnsi="Consolas" w:eastAsia="Consolas" w:cs="Consolas"/>
          <w:i w:val="0"/>
          <w:iCs w:val="0"/>
          <w:caps w:val="0"/>
          <w:color w:val="F08D49"/>
          <w:spacing w:val="2"/>
          <w:sz w:val="17"/>
          <w:szCs w:val="17"/>
          <w:bdr w:val="none" w:color="auto" w:sz="0" w:space="0"/>
          <w:shd w:val="clear" w:fill="2D2D2D"/>
        </w:rPr>
        <w:t>1</w:t>
      </w:r>
    </w:p>
    <w:p w14:paraId="5E959D6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.quad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0x80000</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&lt;&lt;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0xcf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VRWXAD</w:t>
      </w:r>
    </w:p>
    <w:p w14:paraId="4AE2A5C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总结一下，要进入虚拟内存访问方式，需要如下步骤：</w:t>
      </w:r>
    </w:p>
    <w:p w14:paraId="22551BDD">
      <w:pPr>
        <w:keepNext w:val="0"/>
        <w:keepLines w:val="0"/>
        <w:widowControl/>
        <w:numPr>
          <w:ilvl w:val="0"/>
          <w:numId w:val="13"/>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分配页表所在内存空间并初始化页表；</w:t>
      </w:r>
    </w:p>
    <w:p w14:paraId="759BFFDC">
      <w:pPr>
        <w:keepNext w:val="0"/>
        <w:keepLines w:val="0"/>
        <w:widowControl/>
        <w:numPr>
          <w:ilvl w:val="0"/>
          <w:numId w:val="13"/>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设置好页基址寄存器（指向页表起始地址）；</w:t>
      </w:r>
    </w:p>
    <w:p w14:paraId="2C6D036D">
      <w:pPr>
        <w:keepNext w:val="0"/>
        <w:keepLines w:val="0"/>
        <w:widowControl/>
        <w:numPr>
          <w:ilvl w:val="0"/>
          <w:numId w:val="13"/>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刷新 TLB。</w:t>
      </w:r>
    </w:p>
    <w:p w14:paraId="24F553C2">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到现在为止，看上去复杂无比的虚拟内存空间，我们终于得以窥视一二了。</w:t>
      </w:r>
    </w:p>
    <w:p w14:paraId="528ED139">
      <w:pPr>
        <w:rPr>
          <w:rFonts w:ascii="Helvetica" w:hAnsi="Helvetica" w:eastAsia="Helvetica" w:cs="Helvetica"/>
          <w:i w:val="0"/>
          <w:iCs w:val="0"/>
          <w:caps w:val="0"/>
          <w:color w:val="CCCCCC"/>
          <w:spacing w:val="2"/>
          <w:sz w:val="60"/>
          <w:szCs w:val="60"/>
          <w:u w:val="none"/>
        </w:rPr>
      </w:pPr>
    </w:p>
    <w:p w14:paraId="2427AE78">
      <w:pPr>
        <w:pStyle w:val="4"/>
        <w:keepNext w:val="0"/>
        <w:keepLines w:val="0"/>
        <w:widowControl/>
        <w:suppressLineNumbers w:val="0"/>
        <w:spacing w:before="0" w:beforeAutospacing="0" w:after="0" w:afterAutospacing="0"/>
        <w:ind w:left="0" w:right="0"/>
        <w:rPr>
          <w:b/>
          <w:bCs/>
          <w:sz w:val="31"/>
          <w:szCs w:val="31"/>
        </w:rPr>
      </w:pPr>
      <w:r>
        <w:rPr>
          <w:b/>
          <w:bCs/>
          <w:i w:val="0"/>
          <w:iCs w:val="0"/>
          <w:caps w:val="0"/>
          <w:color w:val="000000"/>
          <w:spacing w:val="2"/>
          <w:sz w:val="31"/>
          <w:szCs w:val="31"/>
          <w:bdr w:val="none" w:color="auto" w:sz="0" w:space="0"/>
        </w:rPr>
        <w:t>物理内存管理的设计思路</w:t>
      </w:r>
    </w:p>
    <w:p w14:paraId="287E1B30">
      <w:pPr>
        <w:rPr>
          <w:rFonts w:hint="default" w:ascii="Helvetica" w:hAnsi="Helvetica" w:eastAsia="Helvetica" w:cs="Helvetica"/>
          <w:i w:val="0"/>
          <w:iCs w:val="0"/>
          <w:caps w:val="0"/>
          <w:color w:val="CCCCCC"/>
          <w:spacing w:val="2"/>
          <w:sz w:val="60"/>
          <w:szCs w:val="60"/>
          <w:u w:val="none"/>
        </w:rPr>
      </w:pPr>
      <w:r>
        <w:rPr>
          <w:rFonts w:ascii="Helvetica" w:hAnsi="Helvetica" w:eastAsia="Helvetica" w:cs="Helvetica"/>
          <w:i w:val="0"/>
          <w:iCs w:val="0"/>
          <w:caps w:val="0"/>
          <w:color w:val="CCCCCC"/>
          <w:spacing w:val="2"/>
          <w:sz w:val="60"/>
          <w:szCs w:val="60"/>
          <w:u w:val="none"/>
        </w:rPr>
        <w:fldChar w:fldCharType="begin"/>
      </w:r>
      <w:r>
        <w:rPr>
          <w:rFonts w:ascii="Helvetica" w:hAnsi="Helvetica" w:eastAsia="Helvetica" w:cs="Helvetica"/>
          <w:i w:val="0"/>
          <w:iCs w:val="0"/>
          <w:caps w:val="0"/>
          <w:color w:val="CCCCCC"/>
          <w:spacing w:val="2"/>
          <w:sz w:val="60"/>
          <w:szCs w:val="60"/>
          <w:u w:val="none"/>
        </w:rPr>
        <w:instrText xml:space="preserve"> HYPERLINK "http://oslab.mobisys.top/lab2026/_book/lab2/lab2_3_4_2_kernel_initialization.html" </w:instrText>
      </w:r>
      <w:r>
        <w:rPr>
          <w:rFonts w:ascii="Helvetica" w:hAnsi="Helvetica" w:eastAsia="Helvetica" w:cs="Helvetica"/>
          <w:i w:val="0"/>
          <w:iCs w:val="0"/>
          <w:caps w:val="0"/>
          <w:color w:val="CCCCCC"/>
          <w:spacing w:val="2"/>
          <w:sz w:val="60"/>
          <w:szCs w:val="60"/>
          <w:u w:val="none"/>
        </w:rPr>
        <w:fldChar w:fldCharType="separate"/>
      </w:r>
      <w:r>
        <w:rPr>
          <w:rFonts w:hint="default" w:ascii="Helvetica" w:hAnsi="Helvetica" w:eastAsia="Helvetica" w:cs="Helvetica"/>
          <w:i w:val="0"/>
          <w:iCs w:val="0"/>
          <w:caps w:val="0"/>
          <w:color w:val="CCCCCC"/>
          <w:spacing w:val="2"/>
          <w:sz w:val="60"/>
          <w:szCs w:val="60"/>
          <w:u w:val="none"/>
        </w:rPr>
        <w:fldChar w:fldCharType="end"/>
      </w:r>
    </w:p>
    <w:p w14:paraId="02011CD6">
      <w:pPr>
        <w:pStyle w:val="5"/>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物理内存管理的实现</w:t>
      </w:r>
    </w:p>
    <w:p w14:paraId="1457DB2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在管理虚拟内存之前，我们首先需要能够管理物理内存，毕竟所有虚拟内存页都要对应到物理内存页才能使用。</w:t>
      </w:r>
    </w:p>
    <w:p w14:paraId="4D2EF4D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不妨把我们的内存管理模块划分为物理内存管理和虚拟内存管理两个模块。</w:t>
      </w:r>
    </w:p>
    <w:p w14:paraId="7197472E">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物理内存管理应当为虚拟内存管理提供这样的接口：</w:t>
      </w:r>
    </w:p>
    <w:p w14:paraId="303A3EC2">
      <w:pPr>
        <w:keepNext w:val="0"/>
        <w:keepLines w:val="0"/>
        <w:widowControl/>
        <w:numPr>
          <w:ilvl w:val="0"/>
          <w:numId w:val="14"/>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检查当前还有多少空闲的物理页，返回空闲的物理页数目</w:t>
      </w:r>
    </w:p>
    <w:p w14:paraId="703FFA1F">
      <w:pPr>
        <w:keepNext w:val="0"/>
        <w:keepLines w:val="0"/>
        <w:widowControl/>
        <w:numPr>
          <w:ilvl w:val="0"/>
          <w:numId w:val="14"/>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给出n，尝试分配n个物理页，可以返回一个起始地址和连续的物理页数目，也可能分配一些零散的物理页，返回一个连起来的链表。</w:t>
      </w:r>
    </w:p>
    <w:p w14:paraId="0A46199E">
      <w:pPr>
        <w:keepNext w:val="0"/>
        <w:keepLines w:val="0"/>
        <w:widowControl/>
        <w:numPr>
          <w:ilvl w:val="0"/>
          <w:numId w:val="14"/>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给出起始地址和n，释放n个连续的物理页</w:t>
      </w:r>
    </w:p>
    <w:p w14:paraId="24109C6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w:t>
      </w:r>
      <w:r>
        <w:rPr>
          <w:rStyle w:val="14"/>
          <w:rFonts w:ascii="Consolas" w:hAnsi="Consolas" w:eastAsia="Consolas" w:cs="Consolas"/>
          <w:i w:val="0"/>
          <w:iCs w:val="0"/>
          <w:caps w:val="0"/>
          <w:color w:val="333333"/>
          <w:spacing w:val="2"/>
          <w:sz w:val="17"/>
          <w:szCs w:val="17"/>
          <w:bdr w:val="none" w:color="auto" w:sz="0" w:space="0"/>
          <w:shd w:val="clear" w:fill="F7F7F7"/>
        </w:rPr>
        <w:t>kern_init()</w:t>
      </w:r>
      <w:r>
        <w:rPr>
          <w:rFonts w:hint="default" w:ascii="Helvetica" w:hAnsi="Helvetica" w:eastAsia="Helvetica" w:cs="Helvetica"/>
          <w:i w:val="0"/>
          <w:iCs w:val="0"/>
          <w:caps w:val="0"/>
          <w:color w:val="333333"/>
          <w:spacing w:val="2"/>
          <w:sz w:val="24"/>
          <w:szCs w:val="24"/>
          <w:shd w:val="clear" w:fill="FFFFFF"/>
        </w:rPr>
        <w:t>里，我们调用一个新函数：</w:t>
      </w:r>
      <w:r>
        <w:rPr>
          <w:rStyle w:val="14"/>
          <w:rFonts w:hint="default" w:ascii="Consolas" w:hAnsi="Consolas" w:eastAsia="Consolas" w:cs="Consolas"/>
          <w:i w:val="0"/>
          <w:iCs w:val="0"/>
          <w:caps w:val="0"/>
          <w:color w:val="333333"/>
          <w:spacing w:val="2"/>
          <w:sz w:val="17"/>
          <w:szCs w:val="17"/>
          <w:bdr w:val="none" w:color="auto" w:sz="0" w:space="0"/>
          <w:shd w:val="clear" w:fill="F7F7F7"/>
        </w:rPr>
        <w:t>pmm_init()</w:t>
      </w:r>
      <w:r>
        <w:rPr>
          <w:rFonts w:hint="default" w:ascii="Helvetica" w:hAnsi="Helvetica" w:eastAsia="Helvetica" w:cs="Helvetica"/>
          <w:i w:val="0"/>
          <w:iCs w:val="0"/>
          <w:caps w:val="0"/>
          <w:color w:val="333333"/>
          <w:spacing w:val="2"/>
          <w:sz w:val="24"/>
          <w:szCs w:val="24"/>
          <w:shd w:val="clear" w:fill="FFFFFF"/>
        </w:rPr>
        <w:t>，</w:t>
      </w:r>
      <w:r>
        <w:rPr>
          <w:rStyle w:val="14"/>
          <w:rFonts w:hint="default" w:ascii="Consolas" w:hAnsi="Consolas" w:eastAsia="Consolas" w:cs="Consolas"/>
          <w:i w:val="0"/>
          <w:iCs w:val="0"/>
          <w:caps w:val="0"/>
          <w:color w:val="333333"/>
          <w:spacing w:val="2"/>
          <w:sz w:val="17"/>
          <w:szCs w:val="17"/>
          <w:bdr w:val="none" w:color="auto" w:sz="0" w:space="0"/>
          <w:shd w:val="clear" w:fill="F7F7F7"/>
        </w:rPr>
        <w:t>kern_init()</w:t>
      </w:r>
      <w:r>
        <w:rPr>
          <w:rFonts w:hint="default" w:ascii="Helvetica" w:hAnsi="Helvetica" w:eastAsia="Helvetica" w:cs="Helvetica"/>
          <w:i w:val="0"/>
          <w:iCs w:val="0"/>
          <w:caps w:val="0"/>
          <w:color w:val="333333"/>
          <w:spacing w:val="2"/>
          <w:sz w:val="24"/>
          <w:szCs w:val="24"/>
          <w:shd w:val="clear" w:fill="FFFFFF"/>
        </w:rPr>
        <w:t>函数我们在之前就有学习过，这里我们只是新增一个调用</w:t>
      </w:r>
      <w:r>
        <w:rPr>
          <w:rStyle w:val="14"/>
          <w:rFonts w:hint="default" w:ascii="Consolas" w:hAnsi="Consolas" w:eastAsia="Consolas" w:cs="Consolas"/>
          <w:i w:val="0"/>
          <w:iCs w:val="0"/>
          <w:caps w:val="0"/>
          <w:color w:val="333333"/>
          <w:spacing w:val="2"/>
          <w:sz w:val="17"/>
          <w:szCs w:val="17"/>
          <w:bdr w:val="none" w:color="auto" w:sz="0" w:space="0"/>
          <w:shd w:val="clear" w:fill="F7F7F7"/>
        </w:rPr>
        <w:t>pmm_init()</w:t>
      </w:r>
      <w:r>
        <w:rPr>
          <w:rFonts w:hint="default" w:ascii="Helvetica" w:hAnsi="Helvetica" w:eastAsia="Helvetica" w:cs="Helvetica"/>
          <w:i w:val="0"/>
          <w:iCs w:val="0"/>
          <w:caps w:val="0"/>
          <w:color w:val="333333"/>
          <w:spacing w:val="2"/>
          <w:sz w:val="24"/>
          <w:szCs w:val="24"/>
          <w:shd w:val="clear" w:fill="FFFFFF"/>
        </w:rPr>
        <w:t>的接口。</w:t>
      </w:r>
    </w:p>
    <w:p w14:paraId="1545E4D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kern/init/init.c</w:t>
      </w:r>
      <w:r>
        <w:rPr>
          <w:rFonts w:hint="default" w:ascii="Consolas" w:hAnsi="Consolas" w:eastAsia="Consolas" w:cs="Consolas"/>
          <w:i w:val="0"/>
          <w:iCs w:val="0"/>
          <w:caps w:val="0"/>
          <w:color w:val="CC99CD"/>
          <w:spacing w:val="2"/>
          <w:sz w:val="17"/>
          <w:szCs w:val="17"/>
          <w:bdr w:val="none" w:color="auto" w:sz="0" w:space="0"/>
          <w:shd w:val="clear" w:fill="2D2D2D"/>
        </w:rPr>
        <w:t>int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kern_init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376439F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extern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char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edata</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end</w:t>
      </w:r>
      <w:r>
        <w:rPr>
          <w:rFonts w:hint="default" w:ascii="Consolas" w:hAnsi="Consolas" w:eastAsia="Consolas" w:cs="Consolas"/>
          <w:i w:val="0"/>
          <w:iCs w:val="0"/>
          <w:caps w:val="0"/>
          <w:color w:val="CCCCCC"/>
          <w:spacing w:val="2"/>
          <w:sz w:val="17"/>
          <w:szCs w:val="17"/>
          <w:bdr w:val="none" w:color="auto" w:sz="0" w:space="0"/>
          <w:shd w:val="clear" w:fill="2D2D2D"/>
        </w:rPr>
        <w:t>[];</w:t>
      </w:r>
    </w:p>
    <w:p w14:paraId="19224BC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memset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edata</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end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edata</w:t>
      </w:r>
      <w:r>
        <w:rPr>
          <w:rFonts w:hint="default" w:ascii="Consolas" w:hAnsi="Consolas" w:eastAsia="Consolas" w:cs="Consolas"/>
          <w:i w:val="0"/>
          <w:iCs w:val="0"/>
          <w:caps w:val="0"/>
          <w:color w:val="CCCCCC"/>
          <w:spacing w:val="2"/>
          <w:sz w:val="17"/>
          <w:szCs w:val="17"/>
          <w:bdr w:val="none" w:color="auto" w:sz="0" w:space="0"/>
          <w:shd w:val="clear" w:fill="2D2D2D"/>
        </w:rPr>
        <w:t>);</w:t>
      </w:r>
    </w:p>
    <w:p w14:paraId="526043C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cons_init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init the console</w:t>
      </w:r>
    </w:p>
    <w:p w14:paraId="23951DC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char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message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"(THU.CST) os is loading ...\0"</w:t>
      </w:r>
      <w:r>
        <w:rPr>
          <w:rFonts w:hint="default" w:ascii="Consolas" w:hAnsi="Consolas" w:eastAsia="Consolas" w:cs="Consolas"/>
          <w:i w:val="0"/>
          <w:iCs w:val="0"/>
          <w:caps w:val="0"/>
          <w:color w:val="CCCCCC"/>
          <w:spacing w:val="2"/>
          <w:sz w:val="17"/>
          <w:szCs w:val="17"/>
          <w:bdr w:val="none" w:color="auto" w:sz="0" w:space="0"/>
          <w:shd w:val="clear" w:fill="2D2D2D"/>
        </w:rPr>
        <w:t>;</w:t>
      </w:r>
    </w:p>
    <w:p w14:paraId="63B7861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cputs</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message</w:t>
      </w:r>
      <w:r>
        <w:rPr>
          <w:rFonts w:hint="default" w:ascii="Consolas" w:hAnsi="Consolas" w:eastAsia="Consolas" w:cs="Consolas"/>
          <w:i w:val="0"/>
          <w:iCs w:val="0"/>
          <w:caps w:val="0"/>
          <w:color w:val="CCCCCC"/>
          <w:spacing w:val="2"/>
          <w:sz w:val="17"/>
          <w:szCs w:val="17"/>
          <w:bdr w:val="none" w:color="auto" w:sz="0" w:space="0"/>
          <w:shd w:val="clear" w:fill="2D2D2D"/>
        </w:rPr>
        <w:t>);</w:t>
      </w:r>
    </w:p>
    <w:p w14:paraId="387513B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print_kerninfo</w:t>
      </w:r>
      <w:r>
        <w:rPr>
          <w:rFonts w:hint="default" w:ascii="Consolas" w:hAnsi="Consolas" w:eastAsia="Consolas" w:cs="Consolas"/>
          <w:i w:val="0"/>
          <w:iCs w:val="0"/>
          <w:caps w:val="0"/>
          <w:color w:val="CCCCCC"/>
          <w:spacing w:val="2"/>
          <w:sz w:val="17"/>
          <w:szCs w:val="17"/>
          <w:bdr w:val="none" w:color="auto" w:sz="0" w:space="0"/>
          <w:shd w:val="clear" w:fill="2D2D2D"/>
        </w:rPr>
        <w:t>();</w:t>
      </w:r>
    </w:p>
    <w:p w14:paraId="28873BB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13FCEC6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idt_init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init interrupt descriptor table</w:t>
      </w:r>
    </w:p>
    <w:p w14:paraId="07489E6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pmm_init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新东西！</w:t>
      </w:r>
    </w:p>
    <w:p w14:paraId="4D8C52D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clock_init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init clock interrupt</w:t>
      </w:r>
    </w:p>
    <w:p w14:paraId="06DB845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intr_enable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enable irq interrupt</w:t>
      </w:r>
    </w:p>
    <w:p w14:paraId="5EE00A3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do nothing */</w:t>
      </w:r>
    </w:p>
    <w:p w14:paraId="6C2E771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while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1</w:t>
      </w:r>
      <w:r>
        <w:rPr>
          <w:rFonts w:hint="default" w:ascii="Consolas" w:hAnsi="Consolas" w:eastAsia="Consolas" w:cs="Consolas"/>
          <w:i w:val="0"/>
          <w:iCs w:val="0"/>
          <w:caps w:val="0"/>
          <w:color w:val="CCCCCC"/>
          <w:spacing w:val="2"/>
          <w:sz w:val="17"/>
          <w:szCs w:val="17"/>
          <w:bdr w:val="none" w:color="auto" w:sz="0" w:space="0"/>
          <w:shd w:val="clear" w:fill="2D2D2D"/>
        </w:rPr>
        <w:t>)</w:t>
      </w:r>
    </w:p>
    <w:p w14:paraId="12258F5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10DD68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那么</w:t>
      </w:r>
      <w:r>
        <w:rPr>
          <w:rStyle w:val="14"/>
          <w:rFonts w:hint="default" w:ascii="Consolas" w:hAnsi="Consolas" w:eastAsia="Consolas" w:cs="Consolas"/>
          <w:i w:val="0"/>
          <w:iCs w:val="0"/>
          <w:caps w:val="0"/>
          <w:color w:val="333333"/>
          <w:spacing w:val="2"/>
          <w:sz w:val="17"/>
          <w:szCs w:val="17"/>
          <w:bdr w:val="none" w:color="auto" w:sz="0" w:space="0"/>
          <w:shd w:val="clear" w:fill="F7F7F7"/>
        </w:rPr>
        <w:t>pmm_init()</w:t>
      </w:r>
      <w:r>
        <w:rPr>
          <w:rFonts w:hint="default" w:ascii="Helvetica" w:hAnsi="Helvetica" w:eastAsia="Helvetica" w:cs="Helvetica"/>
          <w:i w:val="0"/>
          <w:iCs w:val="0"/>
          <w:caps w:val="0"/>
          <w:color w:val="333333"/>
          <w:spacing w:val="2"/>
          <w:sz w:val="24"/>
          <w:szCs w:val="24"/>
          <w:shd w:val="clear" w:fill="FFFFFF"/>
        </w:rPr>
        <w:t>究竟是用来干什么的呢？其实</w:t>
      </w:r>
      <w:r>
        <w:rPr>
          <w:rStyle w:val="14"/>
          <w:rFonts w:hint="default" w:ascii="Consolas" w:hAnsi="Consolas" w:eastAsia="Consolas" w:cs="Consolas"/>
          <w:i w:val="0"/>
          <w:iCs w:val="0"/>
          <w:caps w:val="0"/>
          <w:color w:val="333333"/>
          <w:spacing w:val="2"/>
          <w:sz w:val="17"/>
          <w:szCs w:val="17"/>
          <w:bdr w:val="none" w:color="auto" w:sz="0" w:space="0"/>
          <w:shd w:val="clear" w:fill="F7F7F7"/>
        </w:rPr>
        <w:t>pmm_init()</w:t>
      </w:r>
      <w:r>
        <w:rPr>
          <w:rFonts w:hint="default" w:ascii="Helvetica" w:hAnsi="Helvetica" w:eastAsia="Helvetica" w:cs="Helvetica"/>
          <w:i w:val="0"/>
          <w:iCs w:val="0"/>
          <w:caps w:val="0"/>
          <w:color w:val="333333"/>
          <w:spacing w:val="2"/>
          <w:sz w:val="24"/>
          <w:szCs w:val="24"/>
          <w:shd w:val="clear" w:fill="FFFFFF"/>
        </w:rPr>
        <w:t>主要就是用来主要负责初始化物理内存管理，我们可以在pmm.c文件进行初始化操作。</w:t>
      </w:r>
    </w:p>
    <w:p w14:paraId="3590D3A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kern/mm/pmm.c/* pmm_init - initialize the physical memory management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pmm_init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D80FD5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We need to alloc/free the physical memory (granularity is 4KB or other size).</w:t>
      </w:r>
    </w:p>
    <w:p w14:paraId="350A782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So a framework of physical memory manager (struct pmm_manager)is defined in pmm.h</w:t>
      </w:r>
    </w:p>
    <w:p w14:paraId="4295471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First we should init a physical memory manager(pmm) based on the framework.</w:t>
      </w:r>
    </w:p>
    <w:p w14:paraId="55C319A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Then pmm can alloc/free the physical memory.</w:t>
      </w:r>
    </w:p>
    <w:p w14:paraId="3C4A367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init_pmm_manager</w:t>
      </w:r>
      <w:r>
        <w:rPr>
          <w:rFonts w:hint="default" w:ascii="Consolas" w:hAnsi="Consolas" w:eastAsia="Consolas" w:cs="Consolas"/>
          <w:i w:val="0"/>
          <w:iCs w:val="0"/>
          <w:caps w:val="0"/>
          <w:color w:val="CCCCCC"/>
          <w:spacing w:val="2"/>
          <w:sz w:val="17"/>
          <w:szCs w:val="17"/>
          <w:bdr w:val="none" w:color="auto" w:sz="0" w:space="0"/>
          <w:shd w:val="clear" w:fill="2D2D2D"/>
        </w:rPr>
        <w:t>();</w:t>
      </w:r>
    </w:p>
    <w:p w14:paraId="7A211B3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3CB1120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detect physical memory space, reserve already used memory,</w:t>
      </w:r>
    </w:p>
    <w:p w14:paraId="455CA50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then use pmm-&gt;init_memmap to create free page list</w:t>
      </w:r>
    </w:p>
    <w:p w14:paraId="02F869C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page_init</w:t>
      </w:r>
      <w:r>
        <w:rPr>
          <w:rFonts w:hint="default" w:ascii="Consolas" w:hAnsi="Consolas" w:eastAsia="Consolas" w:cs="Consolas"/>
          <w:i w:val="0"/>
          <w:iCs w:val="0"/>
          <w:caps w:val="0"/>
          <w:color w:val="CCCCCC"/>
          <w:spacing w:val="2"/>
          <w:sz w:val="17"/>
          <w:szCs w:val="17"/>
          <w:bdr w:val="none" w:color="auto" w:sz="0" w:space="0"/>
          <w:shd w:val="clear" w:fill="2D2D2D"/>
        </w:rPr>
        <w:t>();</w:t>
      </w:r>
    </w:p>
    <w:p w14:paraId="60EB32D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67DD810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use pmm-&gt;check to verify the correctness of the alloc/free function in a pmm</w:t>
      </w:r>
    </w:p>
    <w:p w14:paraId="0B57677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check_alloc_page</w:t>
      </w:r>
      <w:r>
        <w:rPr>
          <w:rFonts w:hint="default" w:ascii="Consolas" w:hAnsi="Consolas" w:eastAsia="Consolas" w:cs="Consolas"/>
          <w:i w:val="0"/>
          <w:iCs w:val="0"/>
          <w:caps w:val="0"/>
          <w:color w:val="CCCCCC"/>
          <w:spacing w:val="2"/>
          <w:sz w:val="17"/>
          <w:szCs w:val="17"/>
          <w:bdr w:val="none" w:color="auto" w:sz="0" w:space="0"/>
          <w:shd w:val="clear" w:fill="2D2D2D"/>
        </w:rPr>
        <w:t>();</w:t>
      </w:r>
    </w:p>
    <w:p w14:paraId="4CA7845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0DCACBD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extern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char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boot_page_table_sv39</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//我们把汇编里定义的页表所在位置的符号声明进来</w:t>
      </w:r>
    </w:p>
    <w:p w14:paraId="3CDC88D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satp_virtual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pte_t</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boot_page_table_sv39</w:t>
      </w:r>
      <w:r>
        <w:rPr>
          <w:rFonts w:hint="default" w:ascii="Consolas" w:hAnsi="Consolas" w:eastAsia="Consolas" w:cs="Consolas"/>
          <w:i w:val="0"/>
          <w:iCs w:val="0"/>
          <w:caps w:val="0"/>
          <w:color w:val="CCCCCC"/>
          <w:spacing w:val="2"/>
          <w:sz w:val="17"/>
          <w:szCs w:val="17"/>
          <w:bdr w:val="none" w:color="auto" w:sz="0" w:space="0"/>
          <w:shd w:val="clear" w:fill="2D2D2D"/>
        </w:rPr>
        <w:t>;</w:t>
      </w:r>
    </w:p>
    <w:p w14:paraId="003EF13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satp_physical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PADDR</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satp_virtual</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999999"/>
          <w:spacing w:val="2"/>
          <w:sz w:val="17"/>
          <w:szCs w:val="17"/>
          <w:bdr w:val="none" w:color="auto" w:sz="0" w:space="0"/>
          <w:shd w:val="clear" w:fill="2D2D2D"/>
        </w:rPr>
        <w:t>//然后输出页表所在的地址</w:t>
      </w:r>
    </w:p>
    <w:p w14:paraId="0487420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"satp virtual address: 0x%016lx\nsatp physical address: 0x%016lx\n"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satp_virtual</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satp_physical</w:t>
      </w:r>
      <w:r>
        <w:rPr>
          <w:rFonts w:hint="default" w:ascii="Consolas" w:hAnsi="Consolas" w:eastAsia="Consolas" w:cs="Consolas"/>
          <w:i w:val="0"/>
          <w:iCs w:val="0"/>
          <w:caps w:val="0"/>
          <w:color w:val="CCCCCC"/>
          <w:spacing w:val="2"/>
          <w:sz w:val="17"/>
          <w:szCs w:val="17"/>
          <w:bdr w:val="none" w:color="auto" w:sz="0" w:space="0"/>
          <w:shd w:val="clear" w:fill="2D2D2D"/>
        </w:rPr>
        <w:t>);}</w:t>
      </w:r>
    </w:p>
    <w:p w14:paraId="43BB4A5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4"/>
          <w:rFonts w:hint="default" w:ascii="Consolas" w:hAnsi="Consolas" w:eastAsia="Consolas" w:cs="Consolas"/>
          <w:i w:val="0"/>
          <w:iCs w:val="0"/>
          <w:caps w:val="0"/>
          <w:color w:val="333333"/>
          <w:spacing w:val="2"/>
          <w:sz w:val="17"/>
          <w:szCs w:val="17"/>
          <w:bdr w:val="none" w:color="auto" w:sz="0" w:space="0"/>
          <w:shd w:val="clear" w:fill="F7F7F7"/>
        </w:rPr>
        <w:t>check_alloc_page()</w:t>
      </w:r>
      <w:r>
        <w:rPr>
          <w:rFonts w:hint="default" w:ascii="Helvetica" w:hAnsi="Helvetica" w:eastAsia="Helvetica" w:cs="Helvetica"/>
          <w:i w:val="0"/>
          <w:iCs w:val="0"/>
          <w:caps w:val="0"/>
          <w:color w:val="333333"/>
          <w:spacing w:val="2"/>
          <w:sz w:val="24"/>
          <w:szCs w:val="24"/>
          <w:shd w:val="clear" w:fill="FFFFFF"/>
        </w:rPr>
        <w:t>是对物理内存分配功能的一个测试。我们重点关注</w:t>
      </w:r>
      <w:r>
        <w:rPr>
          <w:rStyle w:val="14"/>
          <w:rFonts w:hint="default" w:ascii="Consolas" w:hAnsi="Consolas" w:eastAsia="Consolas" w:cs="Consolas"/>
          <w:i w:val="0"/>
          <w:iCs w:val="0"/>
          <w:caps w:val="0"/>
          <w:color w:val="333333"/>
          <w:spacing w:val="2"/>
          <w:sz w:val="17"/>
          <w:szCs w:val="17"/>
          <w:bdr w:val="none" w:color="auto" w:sz="0" w:space="0"/>
          <w:shd w:val="clear" w:fill="F7F7F7"/>
        </w:rPr>
        <w:t>page_init()</w:t>
      </w:r>
    </w:p>
    <w:p w14:paraId="7A087C28">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我们在lab2增加了一些功能，方便我们编程：</w:t>
      </w:r>
    </w:p>
    <w:p w14:paraId="2B28C757">
      <w:pPr>
        <w:keepNext w:val="0"/>
        <w:keepLines w:val="0"/>
        <w:widowControl/>
        <w:numPr>
          <w:ilvl w:val="0"/>
          <w:numId w:val="15"/>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libs/list.h：定义了通用双向链表结构以及相关的查找、插入等基本操作，这是建立基于链表方法的物理内存管理（以及其他内核功能）的基础。其他有类似双向链表需求的内核功能模块可直接使用 list.h 中定义的函数。</w:t>
      </w:r>
    </w:p>
    <w:p w14:paraId="0EDD4105">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4"/>
          <w:rFonts w:hint="default" w:ascii="Consolas" w:hAnsi="Consolas" w:eastAsia="Consolas" w:cs="Consolas"/>
          <w:i w:val="0"/>
          <w:iCs w:val="0"/>
          <w:caps w:val="0"/>
          <w:color w:val="333333"/>
          <w:spacing w:val="2"/>
          <w:sz w:val="17"/>
          <w:szCs w:val="17"/>
          <w:bdr w:val="none" w:color="auto" w:sz="0" w:space="0"/>
          <w:shd w:val="clear" w:fill="F7F7F7"/>
        </w:rPr>
        <w:t>list.h</w:t>
      </w:r>
      <w:r>
        <w:rPr>
          <w:rFonts w:hint="default" w:ascii="Helvetica" w:hAnsi="Helvetica" w:eastAsia="Helvetica" w:cs="Helvetica"/>
          <w:i w:val="0"/>
          <w:iCs w:val="0"/>
          <w:caps w:val="0"/>
          <w:color w:val="333333"/>
          <w:spacing w:val="2"/>
          <w:sz w:val="24"/>
          <w:szCs w:val="24"/>
          <w:shd w:val="clear" w:fill="FFFFFF"/>
        </w:rPr>
        <w:t>里面实现了一个简单的双向链表。虽然接口很多，但是只要对链表熟悉，不难理解。如果理解不了，可以先去学学数据结构这门课。</w:t>
      </w:r>
    </w:p>
    <w:p w14:paraId="2B7C232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libs/list.h</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79B7B8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prev</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next</w:t>
      </w:r>
      <w:r>
        <w:rPr>
          <w:rFonts w:hint="default" w:ascii="Consolas" w:hAnsi="Consolas" w:eastAsia="Consolas" w:cs="Consolas"/>
          <w:i w:val="0"/>
          <w:iCs w:val="0"/>
          <w:caps w:val="0"/>
          <w:color w:val="CCCCCC"/>
          <w:spacing w:val="2"/>
          <w:sz w:val="17"/>
          <w:szCs w:val="17"/>
          <w:bdr w:val="none" w:color="auto" w:sz="0" w:space="0"/>
          <w:shd w:val="clear" w:fill="2D2D2D"/>
        </w:rPr>
        <w:t>;};</w:t>
      </w:r>
    </w:p>
    <w:p w14:paraId="0A7DF14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typedef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Fonts w:hint="default" w:ascii="Consolas" w:hAnsi="Consolas" w:eastAsia="Consolas" w:cs="Consolas"/>
          <w:i w:val="0"/>
          <w:iCs w:val="0"/>
          <w:caps w:val="0"/>
          <w:color w:val="CCCCCC"/>
          <w:spacing w:val="2"/>
          <w:sz w:val="17"/>
          <w:szCs w:val="17"/>
          <w:bdr w:val="none" w:color="auto" w:sz="0" w:space="0"/>
          <w:shd w:val="clear" w:fill="2D2D2D"/>
        </w:rPr>
        <w:t>;</w:t>
      </w:r>
    </w:p>
    <w:p w14:paraId="5AEA425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list_add_before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list_add_after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list_del</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list_del_init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bool </w:t>
      </w:r>
      <w:r>
        <w:rPr>
          <w:rFonts w:hint="default" w:ascii="Consolas" w:hAnsi="Consolas" w:eastAsia="Consolas" w:cs="Consolas"/>
          <w:i w:val="0"/>
          <w:iCs w:val="0"/>
          <w:caps w:val="0"/>
          <w:color w:val="F08D49"/>
          <w:spacing w:val="2"/>
          <w:sz w:val="17"/>
          <w:szCs w:val="17"/>
          <w:bdr w:val="none" w:color="auto" w:sz="0" w:space="0"/>
          <w:shd w:val="clear" w:fill="2D2D2D"/>
        </w:rPr>
        <w:t>list_empty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list_next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list_prev</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listelm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999999"/>
          <w:spacing w:val="2"/>
          <w:sz w:val="17"/>
          <w:szCs w:val="17"/>
          <w:bdr w:val="none" w:color="auto" w:sz="0" w:space="0"/>
          <w:shd w:val="clear" w:fill="2D2D2D"/>
        </w:rPr>
        <w:t>//下面两个函数仅在内部使用，不对外开放作为接口。</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__list_add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elm</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prev</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next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inline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__list_del</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prev</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next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__attribute__</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always_inline</w:t>
      </w:r>
      <w:r>
        <w:rPr>
          <w:rFonts w:hint="default" w:ascii="Consolas" w:hAnsi="Consolas" w:eastAsia="Consolas" w:cs="Consolas"/>
          <w:i w:val="0"/>
          <w:iCs w:val="0"/>
          <w:caps w:val="0"/>
          <w:color w:val="CCCCCC"/>
          <w:spacing w:val="2"/>
          <w:sz w:val="17"/>
          <w:szCs w:val="17"/>
          <w:bdr w:val="none" w:color="auto" w:sz="0" w:space="0"/>
          <w:shd w:val="clear" w:fill="2D2D2D"/>
        </w:rPr>
        <w:t>));</w:t>
      </w:r>
    </w:p>
    <w:p w14:paraId="49C73A29">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看起来</w:t>
      </w:r>
      <w:r>
        <w:rPr>
          <w:rStyle w:val="14"/>
          <w:rFonts w:hint="default" w:ascii="Consolas" w:hAnsi="Consolas" w:eastAsia="Consolas" w:cs="Consolas"/>
          <w:i w:val="0"/>
          <w:iCs w:val="0"/>
          <w:caps w:val="0"/>
          <w:color w:val="333333"/>
          <w:spacing w:val="2"/>
          <w:sz w:val="17"/>
          <w:szCs w:val="17"/>
          <w:bdr w:val="none" w:color="auto" w:sz="0" w:space="0"/>
          <w:shd w:val="clear" w:fill="F7F7F7"/>
        </w:rPr>
        <w:t>list.h</w:t>
      </w:r>
      <w:r>
        <w:rPr>
          <w:rFonts w:hint="default" w:ascii="Helvetica" w:hAnsi="Helvetica" w:eastAsia="Helvetica" w:cs="Helvetica"/>
          <w:i w:val="0"/>
          <w:iCs w:val="0"/>
          <w:caps w:val="0"/>
          <w:color w:val="333333"/>
          <w:spacing w:val="2"/>
          <w:sz w:val="24"/>
          <w:szCs w:val="24"/>
          <w:shd w:val="clear" w:fill="FFFFFF"/>
        </w:rPr>
        <w:t>里面定义的</w:t>
      </w:r>
      <w:r>
        <w:rPr>
          <w:rStyle w:val="14"/>
          <w:rFonts w:hint="default" w:ascii="Consolas" w:hAnsi="Consolas" w:eastAsia="Consolas" w:cs="Consolas"/>
          <w:i w:val="0"/>
          <w:iCs w:val="0"/>
          <w:caps w:val="0"/>
          <w:color w:val="333333"/>
          <w:spacing w:val="2"/>
          <w:sz w:val="17"/>
          <w:szCs w:val="17"/>
          <w:bdr w:val="none" w:color="auto" w:sz="0" w:space="0"/>
          <w:shd w:val="clear" w:fill="F7F7F7"/>
        </w:rPr>
        <w:t>list_entry</w:t>
      </w:r>
      <w:r>
        <w:rPr>
          <w:rFonts w:hint="default" w:ascii="Helvetica" w:hAnsi="Helvetica" w:eastAsia="Helvetica" w:cs="Helvetica"/>
          <w:i w:val="0"/>
          <w:iCs w:val="0"/>
          <w:caps w:val="0"/>
          <w:color w:val="333333"/>
          <w:spacing w:val="2"/>
          <w:sz w:val="24"/>
          <w:szCs w:val="24"/>
          <w:shd w:val="clear" w:fill="FFFFFF"/>
        </w:rPr>
        <w:t>并没有数据域，但是，如果我们把</w:t>
      </w:r>
      <w:r>
        <w:rPr>
          <w:rStyle w:val="14"/>
          <w:rFonts w:hint="default" w:ascii="Consolas" w:hAnsi="Consolas" w:eastAsia="Consolas" w:cs="Consolas"/>
          <w:i w:val="0"/>
          <w:iCs w:val="0"/>
          <w:caps w:val="0"/>
          <w:color w:val="333333"/>
          <w:spacing w:val="2"/>
          <w:sz w:val="17"/>
          <w:szCs w:val="17"/>
          <w:bdr w:val="none" w:color="auto" w:sz="0" w:space="0"/>
          <w:shd w:val="clear" w:fill="F7F7F7"/>
        </w:rPr>
        <w:t>list_entry</w:t>
      </w:r>
      <w:r>
        <w:rPr>
          <w:rFonts w:hint="default" w:ascii="Helvetica" w:hAnsi="Helvetica" w:eastAsia="Helvetica" w:cs="Helvetica"/>
          <w:i w:val="0"/>
          <w:iCs w:val="0"/>
          <w:caps w:val="0"/>
          <w:color w:val="333333"/>
          <w:spacing w:val="2"/>
          <w:sz w:val="24"/>
          <w:szCs w:val="24"/>
          <w:shd w:val="clear" w:fill="FFFFFF"/>
        </w:rPr>
        <w:t>作为其他结构体的成员，就可以利用C语言结构体内存连续布局的特点，从</w:t>
      </w:r>
      <w:r>
        <w:rPr>
          <w:rStyle w:val="14"/>
          <w:rFonts w:hint="default" w:ascii="Consolas" w:hAnsi="Consolas" w:eastAsia="Consolas" w:cs="Consolas"/>
          <w:i w:val="0"/>
          <w:iCs w:val="0"/>
          <w:caps w:val="0"/>
          <w:color w:val="333333"/>
          <w:spacing w:val="2"/>
          <w:sz w:val="17"/>
          <w:szCs w:val="17"/>
          <w:bdr w:val="none" w:color="auto" w:sz="0" w:space="0"/>
          <w:shd w:val="clear" w:fill="F7F7F7"/>
        </w:rPr>
        <w:t>`list_entry</w:t>
      </w:r>
      <w:r>
        <w:rPr>
          <w:rFonts w:hint="default" w:ascii="Helvetica" w:hAnsi="Helvetica" w:eastAsia="Helvetica" w:cs="Helvetica"/>
          <w:i w:val="0"/>
          <w:iCs w:val="0"/>
          <w:caps w:val="0"/>
          <w:color w:val="333333"/>
          <w:spacing w:val="2"/>
          <w:sz w:val="24"/>
          <w:szCs w:val="24"/>
          <w:shd w:val="clear" w:fill="FFFFFF"/>
        </w:rPr>
        <w:t>的地址获得它所在的上一级结构体。</w:t>
      </w:r>
    </w:p>
    <w:p w14:paraId="6DE390A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于是我们定义了可以连成链表的</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结构体和一系列对它做操作的宏。这个结构体用来管理物理内存。此时，</w:t>
      </w:r>
      <w:r>
        <w:rPr>
          <w:rStyle w:val="14"/>
          <w:rFonts w:hint="default" w:ascii="Consolas" w:hAnsi="Consolas" w:eastAsia="Consolas" w:cs="Consolas"/>
          <w:i w:val="0"/>
          <w:iCs w:val="0"/>
          <w:caps w:val="0"/>
          <w:color w:val="333333"/>
          <w:spacing w:val="2"/>
          <w:sz w:val="17"/>
          <w:szCs w:val="17"/>
          <w:bdr w:val="none" w:color="auto" w:sz="0" w:space="0"/>
          <w:shd w:val="clear" w:fill="F7F7F7"/>
        </w:rPr>
        <w:t>page_link</w:t>
      </w:r>
      <w:r>
        <w:rPr>
          <w:rFonts w:hint="default" w:ascii="Helvetica" w:hAnsi="Helvetica" w:eastAsia="Helvetica" w:cs="Helvetica"/>
          <w:i w:val="0"/>
          <w:iCs w:val="0"/>
          <w:caps w:val="0"/>
          <w:color w:val="333333"/>
          <w:spacing w:val="2"/>
          <w:sz w:val="24"/>
          <w:szCs w:val="24"/>
          <w:shd w:val="clear" w:fill="FFFFFF"/>
        </w:rPr>
        <w:t xml:space="preserve"> 就是 </w:t>
      </w:r>
      <w:r>
        <w:rPr>
          <w:rStyle w:val="14"/>
          <w:rFonts w:hint="default" w:ascii="Consolas" w:hAnsi="Consolas" w:eastAsia="Consolas" w:cs="Consolas"/>
          <w:i w:val="0"/>
          <w:iCs w:val="0"/>
          <w:caps w:val="0"/>
          <w:color w:val="333333"/>
          <w:spacing w:val="2"/>
          <w:sz w:val="17"/>
          <w:szCs w:val="17"/>
          <w:bdr w:val="none" w:color="auto" w:sz="0" w:space="0"/>
          <w:shd w:val="clear" w:fill="F7F7F7"/>
        </w:rPr>
        <w:t>list_entry</w:t>
      </w:r>
      <w:r>
        <w:rPr>
          <w:rFonts w:hint="default" w:ascii="Helvetica" w:hAnsi="Helvetica" w:eastAsia="Helvetica" w:cs="Helvetica"/>
          <w:i w:val="0"/>
          <w:iCs w:val="0"/>
          <w:caps w:val="0"/>
          <w:color w:val="333333"/>
          <w:spacing w:val="2"/>
          <w:sz w:val="24"/>
          <w:szCs w:val="24"/>
          <w:shd w:val="clear" w:fill="FFFFFF"/>
        </w:rPr>
        <w:t xml:space="preserve"> 类型的节点，它把一批 </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 xml:space="preserve"> 串起来形成空闲链表。但是当我们在链表中遍历时，手里只有 </w:t>
      </w:r>
      <w:r>
        <w:rPr>
          <w:rStyle w:val="14"/>
          <w:rFonts w:hint="default" w:ascii="Consolas" w:hAnsi="Consolas" w:eastAsia="Consolas" w:cs="Consolas"/>
          <w:i w:val="0"/>
          <w:iCs w:val="0"/>
          <w:caps w:val="0"/>
          <w:color w:val="333333"/>
          <w:spacing w:val="2"/>
          <w:sz w:val="17"/>
          <w:szCs w:val="17"/>
          <w:bdr w:val="none" w:color="auto" w:sz="0" w:space="0"/>
          <w:shd w:val="clear" w:fill="F7F7F7"/>
        </w:rPr>
        <w:t>list_entry*</w:t>
      </w:r>
      <w:r>
        <w:rPr>
          <w:rFonts w:hint="default" w:ascii="Helvetica" w:hAnsi="Helvetica" w:eastAsia="Helvetica" w:cs="Helvetica"/>
          <w:i w:val="0"/>
          <w:iCs w:val="0"/>
          <w:caps w:val="0"/>
          <w:color w:val="333333"/>
          <w:spacing w:val="2"/>
          <w:sz w:val="24"/>
          <w:szCs w:val="24"/>
          <w:shd w:val="clear" w:fill="FFFFFF"/>
        </w:rPr>
        <w:t xml:space="preserve">，要怎么拿到它对应的 </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 xml:space="preserve"> 呢？</w:t>
      </w:r>
    </w:p>
    <w:p w14:paraId="6BC94CB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这里就用到了 </w:t>
      </w:r>
      <w:r>
        <w:rPr>
          <w:rStyle w:val="14"/>
          <w:rFonts w:hint="default" w:ascii="Consolas" w:hAnsi="Consolas" w:eastAsia="Consolas" w:cs="Consolas"/>
          <w:i w:val="0"/>
          <w:iCs w:val="0"/>
          <w:caps w:val="0"/>
          <w:color w:val="333333"/>
          <w:spacing w:val="2"/>
          <w:sz w:val="17"/>
          <w:szCs w:val="17"/>
          <w:bdr w:val="none" w:color="auto" w:sz="0" w:space="0"/>
          <w:shd w:val="clear" w:fill="F7F7F7"/>
        </w:rPr>
        <w:t>le2page</w:t>
      </w:r>
      <w:r>
        <w:rPr>
          <w:rFonts w:hint="default" w:ascii="Helvetica" w:hAnsi="Helvetica" w:eastAsia="Helvetica" w:cs="Helvetica"/>
          <w:i w:val="0"/>
          <w:iCs w:val="0"/>
          <w:caps w:val="0"/>
          <w:color w:val="333333"/>
          <w:spacing w:val="2"/>
          <w:sz w:val="24"/>
          <w:szCs w:val="24"/>
          <w:shd w:val="clear" w:fill="FFFFFF"/>
        </w:rPr>
        <w:t xml:space="preserve"> 宏。它的作用是，给定 </w:t>
      </w:r>
      <w:r>
        <w:rPr>
          <w:rStyle w:val="14"/>
          <w:rFonts w:hint="default" w:ascii="Consolas" w:hAnsi="Consolas" w:eastAsia="Consolas" w:cs="Consolas"/>
          <w:i w:val="0"/>
          <w:iCs w:val="0"/>
          <w:caps w:val="0"/>
          <w:color w:val="333333"/>
          <w:spacing w:val="2"/>
          <w:sz w:val="17"/>
          <w:szCs w:val="17"/>
          <w:bdr w:val="none" w:color="auto" w:sz="0" w:space="0"/>
          <w:shd w:val="clear" w:fill="F7F7F7"/>
        </w:rPr>
        <w:t>list_entry* le</w:t>
      </w:r>
      <w:r>
        <w:rPr>
          <w:rFonts w:hint="default" w:ascii="Helvetica" w:hAnsi="Helvetica" w:eastAsia="Helvetica" w:cs="Helvetica"/>
          <w:i w:val="0"/>
          <w:iCs w:val="0"/>
          <w:caps w:val="0"/>
          <w:color w:val="333333"/>
          <w:spacing w:val="2"/>
          <w:sz w:val="24"/>
          <w:szCs w:val="24"/>
          <w:shd w:val="clear" w:fill="FFFFFF"/>
        </w:rPr>
        <w:t xml:space="preserve">，以及 </w:t>
      </w:r>
      <w:r>
        <w:rPr>
          <w:rStyle w:val="14"/>
          <w:rFonts w:hint="default" w:ascii="Consolas" w:hAnsi="Consolas" w:eastAsia="Consolas" w:cs="Consolas"/>
          <w:i w:val="0"/>
          <w:iCs w:val="0"/>
          <w:caps w:val="0"/>
          <w:color w:val="333333"/>
          <w:spacing w:val="2"/>
          <w:sz w:val="17"/>
          <w:szCs w:val="17"/>
          <w:bdr w:val="none" w:color="auto" w:sz="0" w:space="0"/>
          <w:shd w:val="clear" w:fill="F7F7F7"/>
        </w:rPr>
        <w:t>member = page_link</w:t>
      </w:r>
      <w:r>
        <w:rPr>
          <w:rFonts w:hint="default" w:ascii="Helvetica" w:hAnsi="Helvetica" w:eastAsia="Helvetica" w:cs="Helvetica"/>
          <w:i w:val="0"/>
          <w:iCs w:val="0"/>
          <w:caps w:val="0"/>
          <w:color w:val="333333"/>
          <w:spacing w:val="2"/>
          <w:sz w:val="24"/>
          <w:szCs w:val="24"/>
          <w:shd w:val="clear" w:fill="FFFFFF"/>
        </w:rPr>
        <w:t xml:space="preserve">，利用 </w:t>
      </w:r>
      <w:r>
        <w:rPr>
          <w:rStyle w:val="14"/>
          <w:rFonts w:hint="default" w:ascii="Consolas" w:hAnsi="Consolas" w:eastAsia="Consolas" w:cs="Consolas"/>
          <w:i w:val="0"/>
          <w:iCs w:val="0"/>
          <w:caps w:val="0"/>
          <w:color w:val="333333"/>
          <w:spacing w:val="2"/>
          <w:sz w:val="17"/>
          <w:szCs w:val="17"/>
          <w:bdr w:val="none" w:color="auto" w:sz="0" w:space="0"/>
          <w:shd w:val="clear" w:fill="F7F7F7"/>
        </w:rPr>
        <w:t>to_struct</w:t>
      </w:r>
      <w:r>
        <w:rPr>
          <w:rFonts w:hint="default" w:ascii="Helvetica" w:hAnsi="Helvetica" w:eastAsia="Helvetica" w:cs="Helvetica"/>
          <w:i w:val="0"/>
          <w:iCs w:val="0"/>
          <w:caps w:val="0"/>
          <w:color w:val="333333"/>
          <w:spacing w:val="2"/>
          <w:sz w:val="24"/>
          <w:szCs w:val="24"/>
          <w:shd w:val="clear" w:fill="FFFFFF"/>
        </w:rPr>
        <w:t xml:space="preserve"> 宏，从 </w:t>
      </w:r>
      <w:r>
        <w:rPr>
          <w:rStyle w:val="14"/>
          <w:rFonts w:hint="default" w:ascii="Consolas" w:hAnsi="Consolas" w:eastAsia="Consolas" w:cs="Consolas"/>
          <w:i w:val="0"/>
          <w:iCs w:val="0"/>
          <w:caps w:val="0"/>
          <w:color w:val="333333"/>
          <w:spacing w:val="2"/>
          <w:sz w:val="17"/>
          <w:szCs w:val="17"/>
          <w:bdr w:val="none" w:color="auto" w:sz="0" w:space="0"/>
          <w:shd w:val="clear" w:fill="F7F7F7"/>
        </w:rPr>
        <w:t>le</w:t>
      </w:r>
      <w:r>
        <w:rPr>
          <w:rFonts w:hint="default" w:ascii="Helvetica" w:hAnsi="Helvetica" w:eastAsia="Helvetica" w:cs="Helvetica"/>
          <w:i w:val="0"/>
          <w:iCs w:val="0"/>
          <w:caps w:val="0"/>
          <w:color w:val="333333"/>
          <w:spacing w:val="2"/>
          <w:sz w:val="24"/>
          <w:szCs w:val="24"/>
          <w:shd w:val="clear" w:fill="FFFFFF"/>
        </w:rPr>
        <w:t xml:space="preserve"> 的地址向前偏移，得到 </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 xml:space="preserve"> 结构体的首地址，最终返回 </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。这种技巧本质上是 “container_of” 的用法（Linux 内核里大量使用），即从结构体中的某个成员指针，反推出整个结构体指针。</w:t>
      </w:r>
    </w:p>
    <w:p w14:paraId="491C4A5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libs/defs.h</w:t>
      </w:r>
    </w:p>
    <w:p w14:paraId="12D6643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Return the offset of 'member' relative to the beginning of a struct type */</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offsetof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type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member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1BAA4B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size_t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type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8C555"/>
          <w:spacing w:val="2"/>
          <w:sz w:val="17"/>
          <w:szCs w:val="17"/>
          <w:bdr w:val="none" w:color="auto" w:sz="0" w:space="0"/>
          <w:shd w:val="clear" w:fill="2D2D2D"/>
        </w:rPr>
        <w:t>member</w:t>
      </w:r>
      <w:r>
        <w:rPr>
          <w:rFonts w:hint="default" w:ascii="Consolas" w:hAnsi="Consolas" w:eastAsia="Consolas" w:cs="Consolas"/>
          <w:i w:val="0"/>
          <w:iCs w:val="0"/>
          <w:caps w:val="0"/>
          <w:color w:val="CCCCCC"/>
          <w:spacing w:val="2"/>
          <w:sz w:val="17"/>
          <w:szCs w:val="17"/>
          <w:bdr w:val="none" w:color="auto" w:sz="0" w:space="0"/>
          <w:shd w:val="clear" w:fill="2D2D2D"/>
        </w:rPr>
        <w:t>))</w:t>
      </w:r>
    </w:p>
    <w:p w14:paraId="3818EC3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w:t>
      </w:r>
    </w:p>
    <w:p w14:paraId="719A5E8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to_struct - get the struct from a ptr</w:t>
      </w:r>
    </w:p>
    <w:p w14:paraId="2B62E14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@ptr:    a struct pointer of member</w:t>
      </w:r>
    </w:p>
    <w:p w14:paraId="2277592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@type:   the type of the struct this is embedded in</w:t>
      </w:r>
    </w:p>
    <w:p w14:paraId="5A34A3C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@member: the name of the member within the struct</w:t>
      </w:r>
    </w:p>
    <w:p w14:paraId="53F5EBD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to_struct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ptr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type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member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D19BF7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type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char</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ptr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offsetof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type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member</w:t>
      </w:r>
      <w:r>
        <w:rPr>
          <w:rFonts w:hint="default" w:ascii="Consolas" w:hAnsi="Consolas" w:eastAsia="Consolas" w:cs="Consolas"/>
          <w:i w:val="0"/>
          <w:iCs w:val="0"/>
          <w:caps w:val="0"/>
          <w:color w:val="CCCCCC"/>
          <w:spacing w:val="2"/>
          <w:sz w:val="17"/>
          <w:szCs w:val="17"/>
          <w:bdr w:val="none" w:color="auto" w:sz="0" w:space="0"/>
          <w:shd w:val="clear" w:fill="2D2D2D"/>
        </w:rPr>
        <w:t>)))</w:t>
      </w:r>
    </w:p>
    <w:p w14:paraId="02FE4AB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kern/mm/memlayout.h/* *</w:t>
      </w:r>
    </w:p>
    <w:p w14:paraId="440F96F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struct Page - Page descriptor structures. Each Page describes one</w:t>
      </w:r>
    </w:p>
    <w:p w14:paraId="4FC5AC7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physical page. In kern/mm/pmm.h, you can find lots of useful functions</w:t>
      </w:r>
    </w:p>
    <w:p w14:paraId="56C371E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that convert Page to other data types, such as physical address.</w:t>
      </w:r>
    </w:p>
    <w:p w14:paraId="7AC49C3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EB3A2B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ref</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page frame's reference counter</w:t>
      </w:r>
    </w:p>
    <w:p w14:paraId="5F17599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uint64_t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flags</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array of flags that describe the status of the page frame</w:t>
      </w:r>
    </w:p>
    <w:p w14:paraId="3F3F00A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unsigned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the num of free block, used in first fit pm manager</w:t>
      </w:r>
    </w:p>
    <w:p w14:paraId="0A1BEBA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page_link</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free list 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67B5CA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Flags describing the status of a page frame */</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PG_reserved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if this bit=1: the Page is reserved for kernel, cannot be used in alloc/free_pages; otherwise, this bit=0</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PG_property                 </w:t>
      </w:r>
      <w:r>
        <w:rPr>
          <w:rFonts w:hint="default" w:ascii="Consolas" w:hAnsi="Consolas" w:eastAsia="Consolas" w:cs="Consolas"/>
          <w:i w:val="0"/>
          <w:iCs w:val="0"/>
          <w:caps w:val="0"/>
          <w:color w:val="F08D49"/>
          <w:spacing w:val="2"/>
          <w:sz w:val="17"/>
          <w:szCs w:val="17"/>
          <w:bdr w:val="none" w:color="auto" w:sz="0" w:space="0"/>
          <w:shd w:val="clear" w:fill="2D2D2D"/>
        </w:rPr>
        <w:t>1</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if this bit=1: the Page is the head page of a free memory block(contains some continuous_addrress pages), and can be used in alloc_pages; if this bit=0: if the Page is the the head page of a free memory block, then this Page and the memory block is alloced. Or this Page isn't the head page.//这几个对page操作的宏用到了atomic.h的原子操作</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SetPageReserved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set_bit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PG_reserved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8C555"/>
          <w:spacing w:val="2"/>
          <w:sz w:val="17"/>
          <w:szCs w:val="17"/>
          <w:bdr w:val="none" w:color="auto" w:sz="0" w:space="0"/>
          <w:shd w:val="clear" w:fill="2D2D2D"/>
        </w:rPr>
        <w:t>flags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ClearPageReserved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clear_bit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PG_reserved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8C555"/>
          <w:spacing w:val="2"/>
          <w:sz w:val="17"/>
          <w:szCs w:val="17"/>
          <w:bdr w:val="none" w:color="auto" w:sz="0" w:space="0"/>
          <w:shd w:val="clear" w:fill="2D2D2D"/>
        </w:rPr>
        <w:t>flags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PageReserved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test_bit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PG_reserved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8C555"/>
          <w:spacing w:val="2"/>
          <w:sz w:val="17"/>
          <w:szCs w:val="17"/>
          <w:bdr w:val="none" w:color="auto" w:sz="0" w:space="0"/>
          <w:shd w:val="clear" w:fill="2D2D2D"/>
        </w:rPr>
        <w:t>flags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set_bit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PG_property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8C555"/>
          <w:spacing w:val="2"/>
          <w:sz w:val="17"/>
          <w:szCs w:val="17"/>
          <w:bdr w:val="none" w:color="auto" w:sz="0" w:space="0"/>
          <w:shd w:val="clear" w:fill="2D2D2D"/>
        </w:rPr>
        <w:t>flags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ClearPageProperty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clear_bit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PG_property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8C555"/>
          <w:spacing w:val="2"/>
          <w:sz w:val="17"/>
          <w:szCs w:val="17"/>
          <w:bdr w:val="none" w:color="auto" w:sz="0" w:space="0"/>
          <w:shd w:val="clear" w:fill="2D2D2D"/>
        </w:rPr>
        <w:t>flags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test_bit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PG_property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8C555"/>
          <w:spacing w:val="2"/>
          <w:sz w:val="17"/>
          <w:szCs w:val="17"/>
          <w:bdr w:val="none" w:color="auto" w:sz="0" w:space="0"/>
          <w:shd w:val="clear" w:fill="2D2D2D"/>
        </w:rPr>
        <w:t>flags</w:t>
      </w:r>
      <w:r>
        <w:rPr>
          <w:rFonts w:hint="default" w:ascii="Consolas" w:hAnsi="Consolas" w:eastAsia="Consolas" w:cs="Consolas"/>
          <w:i w:val="0"/>
          <w:iCs w:val="0"/>
          <w:caps w:val="0"/>
          <w:color w:val="CCCCCC"/>
          <w:spacing w:val="2"/>
          <w:sz w:val="17"/>
          <w:szCs w:val="17"/>
          <w:bdr w:val="none" w:color="auto" w:sz="0" w:space="0"/>
          <w:shd w:val="clear" w:fill="2D2D2D"/>
        </w:rPr>
        <w:t>))</w:t>
      </w:r>
    </w:p>
    <w:p w14:paraId="67D8A55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convert list entry to page</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le2page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member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71F50C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to_struct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Fonts w:hint="default" w:ascii="Consolas" w:hAnsi="Consolas" w:eastAsia="Consolas" w:cs="Consolas"/>
          <w:i w:val="0"/>
          <w:iCs w:val="0"/>
          <w:caps w:val="0"/>
          <w:color w:val="F8C555"/>
          <w:spacing w:val="2"/>
          <w:sz w:val="17"/>
          <w:szCs w:val="17"/>
          <w:bdr w:val="none" w:color="auto" w:sz="0" w:space="0"/>
          <w:shd w:val="clear" w:fill="2D2D2D"/>
        </w:rPr>
        <w:t xml:space="preserve"> 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member</w:t>
      </w:r>
      <w:r>
        <w:rPr>
          <w:rFonts w:hint="default" w:ascii="Consolas" w:hAnsi="Consolas" w:eastAsia="Consolas" w:cs="Consolas"/>
          <w:i w:val="0"/>
          <w:iCs w:val="0"/>
          <w:caps w:val="0"/>
          <w:color w:val="CCCCCC"/>
          <w:spacing w:val="2"/>
          <w:sz w:val="17"/>
          <w:szCs w:val="17"/>
          <w:bdr w:val="none" w:color="auto" w:sz="0" w:space="0"/>
          <w:shd w:val="clear" w:fill="2D2D2D"/>
        </w:rPr>
        <w:t>)</w:t>
      </w:r>
    </w:p>
    <w:p w14:paraId="0AF86D9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free_area_t - maintains a doubly linked list to record free (unused) pages */</w:t>
      </w:r>
      <w:r>
        <w:rPr>
          <w:rFonts w:hint="default" w:ascii="Consolas" w:hAnsi="Consolas" w:eastAsia="Consolas" w:cs="Consolas"/>
          <w:i w:val="0"/>
          <w:iCs w:val="0"/>
          <w:caps w:val="0"/>
          <w:color w:val="CC99CD"/>
          <w:spacing w:val="2"/>
          <w:sz w:val="17"/>
          <w:szCs w:val="17"/>
          <w:bdr w:val="none" w:color="auto" w:sz="0" w:space="0"/>
          <w:shd w:val="clear" w:fill="2D2D2D"/>
        </w:rPr>
        <w:t>typedef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7AB1B4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the list header</w:t>
      </w:r>
    </w:p>
    <w:p w14:paraId="40E6A88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unsigned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int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nr_free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 of free pages in this free 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free_area_t</w:t>
      </w:r>
      <w:r>
        <w:rPr>
          <w:rFonts w:hint="default" w:ascii="Consolas" w:hAnsi="Consolas" w:eastAsia="Consolas" w:cs="Consolas"/>
          <w:i w:val="0"/>
          <w:iCs w:val="0"/>
          <w:caps w:val="0"/>
          <w:color w:val="CCCCCC"/>
          <w:spacing w:val="2"/>
          <w:sz w:val="17"/>
          <w:szCs w:val="17"/>
          <w:bdr w:val="none" w:color="auto" w:sz="0" w:space="0"/>
          <w:shd w:val="clear" w:fill="2D2D2D"/>
        </w:rPr>
        <w:t>;</w:t>
      </w:r>
    </w:p>
    <w:p w14:paraId="3A82E3B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我们知道，物理内存通常是一片 RAM ，我们可以把它看成一个以字节为单位的大数组，通过物理地址找到对应的位置进行读写。但是，物理地址</w:t>
      </w:r>
      <w:r>
        <w:rPr>
          <w:rStyle w:val="11"/>
          <w:rFonts w:hint="default" w:ascii="Helvetica" w:hAnsi="Helvetica" w:eastAsia="Helvetica" w:cs="Helvetica"/>
          <w:b/>
          <w:bCs/>
          <w:i w:val="0"/>
          <w:iCs w:val="0"/>
          <w:caps w:val="0"/>
          <w:color w:val="333333"/>
          <w:spacing w:val="2"/>
          <w:sz w:val="24"/>
          <w:szCs w:val="24"/>
          <w:shd w:val="clear" w:fill="FFFFFF"/>
        </w:rPr>
        <w:t>并不仅仅</w:t>
      </w:r>
      <w:r>
        <w:rPr>
          <w:rFonts w:hint="default" w:ascii="Helvetica" w:hAnsi="Helvetica" w:eastAsia="Helvetica" w:cs="Helvetica"/>
          <w:i w:val="0"/>
          <w:iCs w:val="0"/>
          <w:caps w:val="0"/>
          <w:color w:val="333333"/>
          <w:spacing w:val="2"/>
          <w:sz w:val="24"/>
          <w:szCs w:val="24"/>
          <w:shd w:val="clear" w:fill="FFFFFF"/>
        </w:rPr>
        <w:t>只能访问物理内存，也可以用来访问其他的外设，因此你也可以认为物理内存也算是一种外设。</w:t>
      </w:r>
    </w:p>
    <w:p w14:paraId="4FE1D1C9">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这样设计是因为：如果访问其他外设要使用不同的指令（如 x86 单独提供了</w:t>
      </w:r>
      <w:r>
        <w:rPr>
          <w:rStyle w:val="11"/>
          <w:rFonts w:hint="default" w:ascii="Helvetica" w:hAnsi="Helvetica" w:eastAsia="Helvetica" w:cs="Helvetica"/>
          <w:b/>
          <w:bCs/>
          <w:i w:val="0"/>
          <w:iCs w:val="0"/>
          <w:caps w:val="0"/>
          <w:color w:val="333333"/>
          <w:spacing w:val="2"/>
          <w:sz w:val="24"/>
          <w:szCs w:val="24"/>
          <w:shd w:val="clear" w:fill="FFFFFF"/>
        </w:rPr>
        <w:t>in</w:t>
      </w:r>
      <w:r>
        <w:rPr>
          <w:rFonts w:hint="default" w:ascii="Helvetica" w:hAnsi="Helvetica" w:eastAsia="Helvetica" w:cs="Helvetica"/>
          <w:i w:val="0"/>
          <w:iCs w:val="0"/>
          <w:caps w:val="0"/>
          <w:color w:val="333333"/>
          <w:spacing w:val="2"/>
          <w:sz w:val="24"/>
          <w:szCs w:val="24"/>
          <w:shd w:val="clear" w:fill="FFFFFF"/>
        </w:rPr>
        <w:t xml:space="preserve">, </w:t>
      </w:r>
      <w:r>
        <w:rPr>
          <w:rStyle w:val="11"/>
          <w:rFonts w:hint="default" w:ascii="Helvetica" w:hAnsi="Helvetica" w:eastAsia="Helvetica" w:cs="Helvetica"/>
          <w:b/>
          <w:bCs/>
          <w:i w:val="0"/>
          <w:iCs w:val="0"/>
          <w:caps w:val="0"/>
          <w:color w:val="333333"/>
          <w:spacing w:val="2"/>
          <w:sz w:val="24"/>
          <w:szCs w:val="24"/>
          <w:shd w:val="clear" w:fill="FFFFFF"/>
        </w:rPr>
        <w:t>out</w:t>
      </w:r>
      <w:r>
        <w:rPr>
          <w:rFonts w:hint="default" w:ascii="Helvetica" w:hAnsi="Helvetica" w:eastAsia="Helvetica" w:cs="Helvetica"/>
          <w:i w:val="0"/>
          <w:iCs w:val="0"/>
          <w:caps w:val="0"/>
          <w:color w:val="333333"/>
          <w:spacing w:val="2"/>
          <w:sz w:val="24"/>
          <w:szCs w:val="24"/>
          <w:shd w:val="clear" w:fill="FFFFFF"/>
        </w:rPr>
        <w:t xml:space="preserve"> 指令来访问不同于内存的</w:t>
      </w:r>
      <w:r>
        <w:rPr>
          <w:rStyle w:val="11"/>
          <w:rFonts w:hint="default" w:ascii="Helvetica" w:hAnsi="Helvetica" w:eastAsia="Helvetica" w:cs="Helvetica"/>
          <w:b/>
          <w:bCs/>
          <w:i w:val="0"/>
          <w:iCs w:val="0"/>
          <w:caps w:val="0"/>
          <w:color w:val="333333"/>
          <w:spacing w:val="2"/>
          <w:sz w:val="24"/>
          <w:szCs w:val="24"/>
          <w:shd w:val="clear" w:fill="FFFFFF"/>
        </w:rPr>
        <w:t>IO</w:t>
      </w:r>
      <w:r>
        <w:rPr>
          <w:rFonts w:hint="default" w:ascii="Helvetica" w:hAnsi="Helvetica" w:eastAsia="Helvetica" w:cs="Helvetica"/>
          <w:i w:val="0"/>
          <w:iCs w:val="0"/>
          <w:caps w:val="0"/>
          <w:color w:val="333333"/>
          <w:spacing w:val="2"/>
          <w:sz w:val="24"/>
          <w:szCs w:val="24"/>
          <w:shd w:val="clear" w:fill="FFFFFF"/>
        </w:rPr>
        <w:t>地址空间），会比较麻烦，于是很多 CPU（如 RISC-V，ARM，MIPS 等）通过 MMIO(Memory Mapped I/O) 技术将外设映射到一段物理地址，这样我们访问其他外设就和访问物理内存一样啦！</w:t>
      </w:r>
    </w:p>
    <w:p w14:paraId="41FDBEB6">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我们先不管那些外设，目前我们只关注物理内存。</w:t>
      </w:r>
    </w:p>
    <w:p w14:paraId="62B04F6D">
      <w:pPr>
        <w:rPr>
          <w:rFonts w:hint="default" w:ascii="Helvetica" w:hAnsi="Helvetica" w:eastAsia="Helvetica" w:cs="Helvetica"/>
          <w:i w:val="0"/>
          <w:iCs w:val="0"/>
          <w:caps w:val="0"/>
          <w:color w:val="CCCCCC"/>
          <w:spacing w:val="2"/>
          <w:sz w:val="60"/>
          <w:szCs w:val="60"/>
          <w:u w:val="none"/>
        </w:rPr>
      </w:pPr>
    </w:p>
    <w:p w14:paraId="5E4CC29E">
      <w:pPr>
        <w:pStyle w:val="5"/>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物理内存探测</w:t>
      </w:r>
    </w:p>
    <w:p w14:paraId="5DF10A60">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操作系统怎样知道物理内存所在的那段物理地址呢？在 RISC-V 中，这个一般是由 bootloader ，即 OpenSBI 来完成的。它来完成对于包括物理内存在内的各外设的扫描，将扫描结果以 DTB(Device Tree Blob) 的格式保存在物理内存中的某个地方。随后 OpenSBI 会将其地址保存在 </w:t>
      </w:r>
      <w:r>
        <w:rPr>
          <w:rStyle w:val="14"/>
          <w:rFonts w:ascii="Consolas" w:hAnsi="Consolas" w:eastAsia="Consolas" w:cs="Consolas"/>
          <w:i w:val="0"/>
          <w:iCs w:val="0"/>
          <w:caps w:val="0"/>
          <w:color w:val="333333"/>
          <w:spacing w:val="2"/>
          <w:sz w:val="17"/>
          <w:szCs w:val="17"/>
          <w:bdr w:val="none" w:color="auto" w:sz="0" w:space="0"/>
          <w:shd w:val="clear" w:fill="F7F7F7"/>
        </w:rPr>
        <w:t>a1</w:t>
      </w:r>
      <w:r>
        <w:rPr>
          <w:rFonts w:hint="default" w:ascii="Helvetica" w:hAnsi="Helvetica" w:eastAsia="Helvetica" w:cs="Helvetica"/>
          <w:i w:val="0"/>
          <w:iCs w:val="0"/>
          <w:caps w:val="0"/>
          <w:color w:val="333333"/>
          <w:spacing w:val="2"/>
          <w:sz w:val="24"/>
          <w:szCs w:val="24"/>
          <w:shd w:val="clear" w:fill="FFFFFF"/>
        </w:rPr>
        <w:t xml:space="preserve"> 寄存器中，给我们使用。</w:t>
      </w:r>
    </w:p>
    <w:p w14:paraId="79BB37D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这个扫描结果描述了所有外设的信息，当中也包括 Qemu 模拟的 RISC-V 计算机中的物理内存。</w:t>
      </w:r>
    </w:p>
    <w:p w14:paraId="178C5BF2">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 xml:space="preserve">扩展 </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Qemu 模拟的 RISC-V virt 计算机中的物理内存</w:t>
      </w:r>
    </w:p>
    <w:p w14:paraId="5ECD04D0">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通过查看</w: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begin"/>
      </w:r>
      <w:r>
        <w:rPr>
          <w:rFonts w:hint="default" w:ascii="Helvetica" w:hAnsi="Helvetica" w:eastAsia="Helvetica" w:cs="Helvetica"/>
          <w:i w:val="0"/>
          <w:iCs w:val="0"/>
          <w:caps w:val="0"/>
          <w:color w:val="4183C4"/>
          <w:spacing w:val="2"/>
          <w:sz w:val="24"/>
          <w:szCs w:val="24"/>
          <w:u w:val="none"/>
          <w:bdr w:val="none" w:color="auto" w:sz="0" w:space="0"/>
          <w:shd w:val="clear" w:fill="FFFFFF"/>
        </w:rPr>
        <w:instrText xml:space="preserve"> HYPERLINK "https://github.com/qemu/qemu/blob/master/hw/riscv/virt.c" \t "http://oslab.mobisys.top/lab2026/_book/lab2/_blank" </w:instrTex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separate"/>
      </w:r>
      <w:r>
        <w:rPr>
          <w:rStyle w:val="13"/>
          <w:rFonts w:hint="default" w:ascii="Helvetica" w:hAnsi="Helvetica" w:eastAsia="Helvetica" w:cs="Helvetica"/>
          <w:i w:val="0"/>
          <w:iCs w:val="0"/>
          <w:caps w:val="0"/>
          <w:color w:val="4183C4"/>
          <w:spacing w:val="2"/>
          <w:sz w:val="24"/>
          <w:szCs w:val="24"/>
          <w:u w:val="none"/>
          <w:bdr w:val="none" w:color="auto" w:sz="0" w:space="0"/>
          <w:shd w:val="clear" w:fill="FFFFFF"/>
        </w:rPr>
        <w:t>virt.c</w:t>
      </w:r>
      <w:r>
        <w:rPr>
          <w:rFonts w:hint="default" w:ascii="Helvetica" w:hAnsi="Helvetica" w:eastAsia="Helvetica" w:cs="Helvetica"/>
          <w:i w:val="0"/>
          <w:iCs w:val="0"/>
          <w:caps w:val="0"/>
          <w:color w:val="4183C4"/>
          <w:spacing w:val="2"/>
          <w:sz w:val="24"/>
          <w:szCs w:val="24"/>
          <w:u w:val="none"/>
          <w:bdr w:val="none" w:color="auto" w:sz="0" w:space="0"/>
          <w:shd w:val="clear" w:fill="FFFFFF"/>
        </w:rPr>
        <w:fldChar w:fldCharType="end"/>
      </w:r>
      <w:r>
        <w:rPr>
          <w:rFonts w:hint="default" w:ascii="Helvetica" w:hAnsi="Helvetica" w:eastAsia="Helvetica" w:cs="Helvetica"/>
          <w:i w:val="0"/>
          <w:iCs w:val="0"/>
          <w:caps w:val="0"/>
          <w:color w:val="858585"/>
          <w:spacing w:val="2"/>
          <w:sz w:val="24"/>
          <w:szCs w:val="24"/>
          <w:bdr w:val="none" w:color="auto" w:sz="0" w:space="0"/>
          <w:shd w:val="clear" w:fill="FFFFFF"/>
        </w:rPr>
        <w:t>的</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virt_memmap[]</w:t>
      </w:r>
      <w:r>
        <w:rPr>
          <w:rFonts w:hint="default" w:ascii="Helvetica" w:hAnsi="Helvetica" w:eastAsia="Helvetica" w:cs="Helvetica"/>
          <w:i w:val="0"/>
          <w:iCs w:val="0"/>
          <w:caps w:val="0"/>
          <w:color w:val="858585"/>
          <w:spacing w:val="2"/>
          <w:sz w:val="24"/>
          <w:szCs w:val="24"/>
          <w:bdr w:val="none" w:color="auto" w:sz="0" w:space="0"/>
          <w:shd w:val="clear" w:fill="FFFFFF"/>
        </w:rPr>
        <w:t>的定义，可以了解到 Qemu 模拟的 RISC-V virt 计算机的详细物理内存布局。可以看到，整个物理内存中有不少内存空洞（即含义为</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unmapped</w:t>
      </w:r>
      <w:r>
        <w:rPr>
          <w:rFonts w:hint="default" w:ascii="Helvetica" w:hAnsi="Helvetica" w:eastAsia="Helvetica" w:cs="Helvetica"/>
          <w:i w:val="0"/>
          <w:iCs w:val="0"/>
          <w:caps w:val="0"/>
          <w:color w:val="858585"/>
          <w:spacing w:val="2"/>
          <w:sz w:val="24"/>
          <w:szCs w:val="24"/>
          <w:bdr w:val="none" w:color="auto" w:sz="0" w:space="0"/>
          <w:shd w:val="clear" w:fill="FFFFFF"/>
        </w:rPr>
        <w:t>的地址空间），也有很多外设特定的地址空间，现在我们看不懂没有关系，后面会慢慢涉及到。目前只需关心最后一块含义为</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DRAM</w:t>
      </w:r>
      <w:r>
        <w:rPr>
          <w:rFonts w:hint="default" w:ascii="Helvetica" w:hAnsi="Helvetica" w:eastAsia="Helvetica" w:cs="Helvetica"/>
          <w:i w:val="0"/>
          <w:iCs w:val="0"/>
          <w:caps w:val="0"/>
          <w:color w:val="858585"/>
          <w:spacing w:val="2"/>
          <w:sz w:val="24"/>
          <w:szCs w:val="24"/>
          <w:bdr w:val="none" w:color="auto" w:sz="0" w:space="0"/>
          <w:shd w:val="clear" w:fill="FFFFFF"/>
        </w:rPr>
        <w:t>的地址空间，这就是 OS 将要管理的 128MB 的内存空间。</w:t>
      </w:r>
    </w:p>
    <w:tbl>
      <w:tblPr>
        <w:tblW w:w="6960" w:type="dxa"/>
        <w:tblInd w:w="72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0"/>
        <w:gridCol w:w="1590"/>
        <w:gridCol w:w="3780"/>
      </w:tblGrid>
      <w:tr w14:paraId="4D7E2BA9">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E1788B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起始地址</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DDBFA0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终止地址</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B1C4E6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含义</w:t>
            </w:r>
          </w:p>
        </w:tc>
      </w:tr>
      <w:tr w14:paraId="1B360C7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34793E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B4367B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616DAD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VIRT_DEBUG</w:t>
            </w:r>
          </w:p>
        </w:tc>
      </w:tr>
      <w:tr w14:paraId="1BA4228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05B01F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3A77B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99C94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1B33485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E18024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24DAEC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0x12000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23A0E2B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MROM (包括 hard-coded reset vector; device tree)</w:t>
            </w:r>
          </w:p>
        </w:tc>
      </w:tr>
      <w:tr w14:paraId="678FF1BF">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32DE37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0x12000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DB753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E7566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5505A4E9">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76EF4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D62A34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0x101000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1CCF25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VIRT_TEST</w:t>
            </w:r>
          </w:p>
        </w:tc>
      </w:tr>
      <w:tr w14:paraId="455F2FC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4DC892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0x101000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167E2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AA78AE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4EB0FA84">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3E404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683D3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0x2010000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5363E1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VIRT_CLINT</w:t>
            </w:r>
          </w:p>
        </w:tc>
      </w:tr>
      <w:tr w14:paraId="6393B80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A7FBE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0x2010000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C9F45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0x3000000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374A20F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5445F0E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52A91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0x3000000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D2FFF0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0x3010000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E10357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VIRT_PCIE_PIO</w:t>
            </w:r>
          </w:p>
        </w:tc>
      </w:tr>
      <w:tr w14:paraId="553A509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CF66DD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0x3010000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43F62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0xc000000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84D72C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6DEABCA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98E488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0xc000000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164A80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5BBABE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VIRT_PLIC</w:t>
            </w:r>
          </w:p>
        </w:tc>
      </w:tr>
      <w:tr w14:paraId="766C1DEE">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25FAE47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4F22CC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0x10000100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4F0E0B4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VIRT_UART0</w:t>
            </w:r>
          </w:p>
        </w:tc>
      </w:tr>
      <w:tr w14:paraId="3AE2CF1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2658C1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0x10000100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74EC2E8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0x10001000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DCE95F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3105AB1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0EF5520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0x10001000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3A0411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0x10002000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406751C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VIRT_VIRTIO</w:t>
            </w:r>
          </w:p>
        </w:tc>
      </w:tr>
      <w:tr w14:paraId="25C28E7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4479C3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0x10002000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CC1BF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0x20000000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1744BC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0AECEE6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4E76D1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0x20000000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7EB77F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0x24000000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1E445BF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VIRT_FLASH</w:t>
            </w:r>
          </w:p>
        </w:tc>
      </w:tr>
      <w:tr w14:paraId="786842D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094E68F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0x24000000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43D7365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0x30000000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E32BF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unmapped</w:t>
            </w:r>
          </w:p>
        </w:tc>
      </w:tr>
      <w:tr w14:paraId="374DE829">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275BF6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0x30000000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4CF965E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0x40000000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6382E63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VIRT_PCIE_ECAM</w:t>
            </w:r>
          </w:p>
        </w:tc>
      </w:tr>
      <w:tr w14:paraId="046FD42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6DCE5CF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0x40000000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135E7F7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0x80000000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0" w:type="dxa"/>
              <w:left w:w="195" w:type="dxa"/>
              <w:bottom w:w="90" w:type="dxa"/>
              <w:right w:w="195" w:type="dxa"/>
            </w:tcMar>
            <w:vAlign w:val="center"/>
          </w:tcPr>
          <w:p w14:paraId="319D50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QEMU VIRT_PCIE_MMIO</w:t>
            </w:r>
          </w:p>
        </w:tc>
      </w:tr>
      <w:tr w14:paraId="4BAB838E">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117C0F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0x80000000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5B630B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0x88000000</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90" w:type="dxa"/>
              <w:left w:w="195" w:type="dxa"/>
              <w:bottom w:w="90" w:type="dxa"/>
              <w:right w:w="195" w:type="dxa"/>
            </w:tcMar>
            <w:vAlign w:val="center"/>
          </w:tcPr>
          <w:p w14:paraId="237E3C1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DRAM 缺省 128MB，大小可配置</w:t>
            </w:r>
          </w:p>
        </w:tc>
      </w:tr>
    </w:tbl>
    <w:p w14:paraId="7D668C5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那么我们就可以很方便的从a1寄存器中读取设备树数据存储地址，在kern_entry的开头将设备树数据从a1寄存器中读取出来，并存入全局变量</w:t>
      </w:r>
      <w:r>
        <w:rPr>
          <w:rStyle w:val="14"/>
          <w:rFonts w:hint="default" w:ascii="Consolas" w:hAnsi="Consolas" w:eastAsia="Consolas" w:cs="Consolas"/>
          <w:i w:val="0"/>
          <w:iCs w:val="0"/>
          <w:caps w:val="0"/>
          <w:color w:val="333333"/>
          <w:spacing w:val="2"/>
          <w:sz w:val="17"/>
          <w:szCs w:val="17"/>
          <w:bdr w:val="none" w:color="auto" w:sz="0" w:space="0"/>
          <w:shd w:val="clear" w:fill="F7F7F7"/>
        </w:rPr>
        <w:t>boot_dtb</w:t>
      </w:r>
      <w:r>
        <w:rPr>
          <w:rFonts w:hint="default" w:ascii="Helvetica" w:hAnsi="Helvetica" w:eastAsia="Helvetica" w:cs="Helvetica"/>
          <w:i w:val="0"/>
          <w:iCs w:val="0"/>
          <w:caps w:val="0"/>
          <w:color w:val="333333"/>
          <w:spacing w:val="2"/>
          <w:sz w:val="24"/>
          <w:szCs w:val="24"/>
          <w:shd w:val="clear" w:fill="FFFFFF"/>
        </w:rPr>
        <w:t>中（顺便读取了当前cpu核心号）</w:t>
      </w:r>
    </w:p>
    <w:p w14:paraId="5CF1FCB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kern\init\entry.S</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a0: hartid</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a1: dtb physical address</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save hartid and dtb address</w:t>
      </w:r>
    </w:p>
    <w:p w14:paraId="3A3B15D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la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boot_hartid</w:t>
      </w:r>
    </w:p>
    <w:p w14:paraId="48F61A1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sd a0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t0</w:t>
      </w:r>
      <w:r>
        <w:rPr>
          <w:rFonts w:hint="default" w:ascii="Consolas" w:hAnsi="Consolas" w:eastAsia="Consolas" w:cs="Consolas"/>
          <w:i w:val="0"/>
          <w:iCs w:val="0"/>
          <w:caps w:val="0"/>
          <w:color w:val="CCCCCC"/>
          <w:spacing w:val="2"/>
          <w:sz w:val="17"/>
          <w:szCs w:val="17"/>
          <w:bdr w:val="none" w:color="auto" w:sz="0" w:space="0"/>
          <w:shd w:val="clear" w:fill="2D2D2D"/>
        </w:rPr>
        <w:t>)</w:t>
      </w:r>
    </w:p>
    <w:p w14:paraId="5B74F2F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la 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boot_dtb</w:t>
      </w:r>
    </w:p>
    <w:p w14:paraId="160CB61E">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在kern_entry部分的初始化结束，我们正式进入到kern_init之后，会执行dtb_init函数来读取设备树结构中储存的相关信息。对设备树结构感兴趣的可以点击</w:t>
      </w:r>
      <w:r>
        <w:rPr>
          <w:rFonts w:hint="default" w:ascii="Helvetica" w:hAnsi="Helvetica" w:eastAsia="Helvetica" w:cs="Helvetica"/>
          <w:i w:val="0"/>
          <w:iCs w:val="0"/>
          <w:caps w:val="0"/>
          <w:color w:val="4183C4"/>
          <w:spacing w:val="2"/>
          <w:sz w:val="24"/>
          <w:szCs w:val="24"/>
          <w:u w:val="none"/>
          <w:shd w:val="clear" w:fill="FFFFFF"/>
        </w:rPr>
        <w:fldChar w:fldCharType="begin"/>
      </w:r>
      <w:r>
        <w:rPr>
          <w:rFonts w:hint="default" w:ascii="Helvetica" w:hAnsi="Helvetica" w:eastAsia="Helvetica" w:cs="Helvetica"/>
          <w:i w:val="0"/>
          <w:iCs w:val="0"/>
          <w:caps w:val="0"/>
          <w:color w:val="4183C4"/>
          <w:spacing w:val="2"/>
          <w:sz w:val="24"/>
          <w:szCs w:val="24"/>
          <w:u w:val="none"/>
          <w:shd w:val="clear" w:fill="FFFFFF"/>
        </w:rPr>
        <w:instrText xml:space="preserve"> HYPERLINK "https://blog.csdn.net/Rank_d/article/details/106289183" \t "http://oslab.mobisys.top/lab2026/_book/lab2/_blank" </w:instrText>
      </w:r>
      <w:r>
        <w:rPr>
          <w:rFonts w:hint="default" w:ascii="Helvetica" w:hAnsi="Helvetica" w:eastAsia="Helvetica" w:cs="Helvetica"/>
          <w:i w:val="0"/>
          <w:iCs w:val="0"/>
          <w:caps w:val="0"/>
          <w:color w:val="4183C4"/>
          <w:spacing w:val="2"/>
          <w:sz w:val="24"/>
          <w:szCs w:val="24"/>
          <w:u w:val="none"/>
          <w:shd w:val="clear" w:fill="FFFFFF"/>
        </w:rPr>
        <w:fldChar w:fldCharType="separate"/>
      </w:r>
      <w:r>
        <w:rPr>
          <w:rStyle w:val="13"/>
          <w:rFonts w:hint="default" w:ascii="Helvetica" w:hAnsi="Helvetica" w:eastAsia="Helvetica" w:cs="Helvetica"/>
          <w:i w:val="0"/>
          <w:iCs w:val="0"/>
          <w:caps w:val="0"/>
          <w:color w:val="4183C4"/>
          <w:spacing w:val="2"/>
          <w:sz w:val="24"/>
          <w:szCs w:val="24"/>
          <w:u w:val="none"/>
          <w:shd w:val="clear" w:fill="FFFFFF"/>
        </w:rPr>
        <w:t>链接</w:t>
      </w:r>
      <w:r>
        <w:rPr>
          <w:rFonts w:hint="default" w:ascii="Helvetica" w:hAnsi="Helvetica" w:eastAsia="Helvetica" w:cs="Helvetica"/>
          <w:i w:val="0"/>
          <w:iCs w:val="0"/>
          <w:caps w:val="0"/>
          <w:color w:val="4183C4"/>
          <w:spacing w:val="2"/>
          <w:sz w:val="24"/>
          <w:szCs w:val="24"/>
          <w:u w:val="none"/>
          <w:shd w:val="clear" w:fill="FFFFFF"/>
        </w:rPr>
        <w:fldChar w:fldCharType="end"/>
      </w:r>
      <w:r>
        <w:rPr>
          <w:rFonts w:hint="default" w:ascii="Helvetica" w:hAnsi="Helvetica" w:eastAsia="Helvetica" w:cs="Helvetica"/>
          <w:i w:val="0"/>
          <w:iCs w:val="0"/>
          <w:caps w:val="0"/>
          <w:color w:val="333333"/>
          <w:spacing w:val="2"/>
          <w:sz w:val="24"/>
          <w:szCs w:val="24"/>
          <w:shd w:val="clear" w:fill="FFFFFF"/>
        </w:rPr>
        <w:t>了解</w:t>
      </w:r>
    </w:p>
    <w:p w14:paraId="72969C6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kern\init\init.c</w:t>
      </w:r>
      <w:r>
        <w:rPr>
          <w:rFonts w:hint="default" w:ascii="Consolas" w:hAnsi="Consolas" w:eastAsia="Consolas" w:cs="Consolas"/>
          <w:i w:val="0"/>
          <w:iCs w:val="0"/>
          <w:caps w:val="0"/>
          <w:color w:val="CC99CD"/>
          <w:spacing w:val="2"/>
          <w:sz w:val="17"/>
          <w:szCs w:val="17"/>
          <w:bdr w:val="none" w:color="auto" w:sz="0" w:space="0"/>
          <w:shd w:val="clear" w:fill="2D2D2D"/>
        </w:rPr>
        <w:t>int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kern_init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53394F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extern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char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edata</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end</w:t>
      </w:r>
      <w:r>
        <w:rPr>
          <w:rFonts w:hint="default" w:ascii="Consolas" w:hAnsi="Consolas" w:eastAsia="Consolas" w:cs="Consolas"/>
          <w:i w:val="0"/>
          <w:iCs w:val="0"/>
          <w:caps w:val="0"/>
          <w:color w:val="CCCCCC"/>
          <w:spacing w:val="2"/>
          <w:sz w:val="17"/>
          <w:szCs w:val="17"/>
          <w:bdr w:val="none" w:color="auto" w:sz="0" w:space="0"/>
          <w:shd w:val="clear" w:fill="2D2D2D"/>
        </w:rPr>
        <w:t>[];</w:t>
      </w:r>
    </w:p>
    <w:p w14:paraId="6A53079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先清零 BSS，再读取并保存 DTB 中的内存信息</w:t>
      </w:r>
    </w:p>
    <w:p w14:paraId="48DB179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memset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edata</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end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edata</w:t>
      </w:r>
      <w:r>
        <w:rPr>
          <w:rFonts w:hint="default" w:ascii="Consolas" w:hAnsi="Consolas" w:eastAsia="Consolas" w:cs="Consolas"/>
          <w:i w:val="0"/>
          <w:iCs w:val="0"/>
          <w:caps w:val="0"/>
          <w:color w:val="CCCCCC"/>
          <w:spacing w:val="2"/>
          <w:sz w:val="17"/>
          <w:szCs w:val="17"/>
          <w:bdr w:val="none" w:color="auto" w:sz="0" w:space="0"/>
          <w:shd w:val="clear" w:fill="2D2D2D"/>
        </w:rPr>
        <w:t>);</w:t>
      </w:r>
    </w:p>
    <w:p w14:paraId="63F0B69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dtb_init</w:t>
      </w:r>
      <w:r>
        <w:rPr>
          <w:rFonts w:hint="default" w:ascii="Consolas" w:hAnsi="Consolas" w:eastAsia="Consolas" w:cs="Consolas"/>
          <w:i w:val="0"/>
          <w:iCs w:val="0"/>
          <w:caps w:val="0"/>
          <w:color w:val="CCCCCC"/>
          <w:spacing w:val="2"/>
          <w:sz w:val="17"/>
          <w:szCs w:val="17"/>
          <w:bdr w:val="none" w:color="auto" w:sz="0" w:space="0"/>
          <w:shd w:val="clear" w:fill="2D2D2D"/>
        </w:rPr>
        <w:t>();</w:t>
      </w:r>
    </w:p>
    <w:p w14:paraId="1BC32A6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其他初始化</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999999"/>
          <w:spacing w:val="2"/>
          <w:sz w:val="17"/>
          <w:szCs w:val="17"/>
          <w:bdr w:val="none" w:color="auto" w:sz="0" w:space="0"/>
          <w:shd w:val="clear" w:fill="2D2D2D"/>
        </w:rPr>
        <w:t>// kern\driver\dtb.c// 保存解析出的系统物理内存信息</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uint64_t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memory_base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uint64_t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memory_size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4180E76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dtb_init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743B46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"DTB Init\n"</w:t>
      </w:r>
      <w:r>
        <w:rPr>
          <w:rFonts w:hint="default" w:ascii="Consolas" w:hAnsi="Consolas" w:eastAsia="Consolas" w:cs="Consolas"/>
          <w:i w:val="0"/>
          <w:iCs w:val="0"/>
          <w:caps w:val="0"/>
          <w:color w:val="CCCCCC"/>
          <w:spacing w:val="2"/>
          <w:sz w:val="17"/>
          <w:szCs w:val="17"/>
          <w:bdr w:val="none" w:color="auto" w:sz="0" w:space="0"/>
          <w:shd w:val="clear" w:fill="2D2D2D"/>
        </w:rPr>
        <w:t>);</w:t>
      </w:r>
    </w:p>
    <w:p w14:paraId="3FE923C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"HartID: %ld\n"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boot_hartid</w:t>
      </w:r>
      <w:r>
        <w:rPr>
          <w:rFonts w:hint="default" w:ascii="Consolas" w:hAnsi="Consolas" w:eastAsia="Consolas" w:cs="Consolas"/>
          <w:i w:val="0"/>
          <w:iCs w:val="0"/>
          <w:caps w:val="0"/>
          <w:color w:val="CCCCCC"/>
          <w:spacing w:val="2"/>
          <w:sz w:val="17"/>
          <w:szCs w:val="17"/>
          <w:bdr w:val="none" w:color="auto" w:sz="0" w:space="0"/>
          <w:shd w:val="clear" w:fill="2D2D2D"/>
        </w:rPr>
        <w:t>);</w:t>
      </w:r>
    </w:p>
    <w:p w14:paraId="4E629E8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"DTB Address: 0x%lx\n"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boot_dtb</w:t>
      </w:r>
      <w:r>
        <w:rPr>
          <w:rFonts w:hint="default" w:ascii="Consolas" w:hAnsi="Consolas" w:eastAsia="Consolas" w:cs="Consolas"/>
          <w:i w:val="0"/>
          <w:iCs w:val="0"/>
          <w:caps w:val="0"/>
          <w:color w:val="CCCCCC"/>
          <w:spacing w:val="2"/>
          <w:sz w:val="17"/>
          <w:szCs w:val="17"/>
          <w:bdr w:val="none" w:color="auto" w:sz="0" w:space="0"/>
          <w:shd w:val="clear" w:fill="2D2D2D"/>
        </w:rPr>
        <w:t>);</w:t>
      </w:r>
    </w:p>
    <w:p w14:paraId="2EFCDBC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73C6580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boot_dtb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35DD39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"Error: DTB address is null\n"</w:t>
      </w:r>
      <w:r>
        <w:rPr>
          <w:rFonts w:hint="default" w:ascii="Consolas" w:hAnsi="Consolas" w:eastAsia="Consolas" w:cs="Consolas"/>
          <w:i w:val="0"/>
          <w:iCs w:val="0"/>
          <w:caps w:val="0"/>
          <w:color w:val="CCCCCC"/>
          <w:spacing w:val="2"/>
          <w:sz w:val="17"/>
          <w:szCs w:val="17"/>
          <w:bdr w:val="none" w:color="auto" w:sz="0" w:space="0"/>
          <w:shd w:val="clear" w:fill="2D2D2D"/>
        </w:rPr>
        <w:t>);</w:t>
      </w:r>
    </w:p>
    <w:p w14:paraId="3AFD8E5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return</w:t>
      </w:r>
      <w:r>
        <w:rPr>
          <w:rFonts w:hint="default" w:ascii="Consolas" w:hAnsi="Consolas" w:eastAsia="Consolas" w:cs="Consolas"/>
          <w:i w:val="0"/>
          <w:iCs w:val="0"/>
          <w:caps w:val="0"/>
          <w:color w:val="CCCCCC"/>
          <w:spacing w:val="2"/>
          <w:sz w:val="17"/>
          <w:szCs w:val="17"/>
          <w:bdr w:val="none" w:color="auto" w:sz="0" w:space="0"/>
          <w:shd w:val="clear" w:fill="2D2D2D"/>
        </w:rPr>
        <w:t>;</w:t>
      </w:r>
    </w:p>
    <w:p w14:paraId="2991622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3861A3D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4E5C609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转换为虚拟地址</w:t>
      </w:r>
    </w:p>
    <w:p w14:paraId="4D79287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uintptr_t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dtb_vaddr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boot_dtb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PHYSICAL_MEMORY_OFFSET</w:t>
      </w:r>
      <w:r>
        <w:rPr>
          <w:rFonts w:hint="default" w:ascii="Consolas" w:hAnsi="Consolas" w:eastAsia="Consolas" w:cs="Consolas"/>
          <w:i w:val="0"/>
          <w:iCs w:val="0"/>
          <w:caps w:val="0"/>
          <w:color w:val="CCCCCC"/>
          <w:spacing w:val="2"/>
          <w:sz w:val="17"/>
          <w:szCs w:val="17"/>
          <w:bdr w:val="none" w:color="auto" w:sz="0" w:space="0"/>
          <w:shd w:val="clear" w:fill="2D2D2D"/>
        </w:rPr>
        <w:t>;</w:t>
      </w:r>
    </w:p>
    <w:p w14:paraId="28552BC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fdt_header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header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fdt_header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dtb_vaddr</w:t>
      </w:r>
      <w:r>
        <w:rPr>
          <w:rFonts w:hint="default" w:ascii="Consolas" w:hAnsi="Consolas" w:eastAsia="Consolas" w:cs="Consolas"/>
          <w:i w:val="0"/>
          <w:iCs w:val="0"/>
          <w:caps w:val="0"/>
          <w:color w:val="CCCCCC"/>
          <w:spacing w:val="2"/>
          <w:sz w:val="17"/>
          <w:szCs w:val="17"/>
          <w:bdr w:val="none" w:color="auto" w:sz="0" w:space="0"/>
          <w:shd w:val="clear" w:fill="2D2D2D"/>
        </w:rPr>
        <w:t>;</w:t>
      </w:r>
    </w:p>
    <w:p w14:paraId="3D7B4F7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5F2C1E5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验证DTB</w:t>
      </w:r>
    </w:p>
    <w:p w14:paraId="24EC3E9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uint32_t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magic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fdt32_to_cpu</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header</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magic</w:t>
      </w:r>
      <w:r>
        <w:rPr>
          <w:rFonts w:hint="default" w:ascii="Consolas" w:hAnsi="Consolas" w:eastAsia="Consolas" w:cs="Consolas"/>
          <w:i w:val="0"/>
          <w:iCs w:val="0"/>
          <w:caps w:val="0"/>
          <w:color w:val="CCCCCC"/>
          <w:spacing w:val="2"/>
          <w:sz w:val="17"/>
          <w:szCs w:val="17"/>
          <w:bdr w:val="none" w:color="auto" w:sz="0" w:space="0"/>
          <w:shd w:val="clear" w:fill="2D2D2D"/>
        </w:rPr>
        <w:t>);</w:t>
      </w:r>
    </w:p>
    <w:p w14:paraId="25B5F9F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magic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0xd00dfeed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935074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"Error: Invalid DTB magic number: 0x%x\n"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magic</w:t>
      </w:r>
      <w:r>
        <w:rPr>
          <w:rFonts w:hint="default" w:ascii="Consolas" w:hAnsi="Consolas" w:eastAsia="Consolas" w:cs="Consolas"/>
          <w:i w:val="0"/>
          <w:iCs w:val="0"/>
          <w:caps w:val="0"/>
          <w:color w:val="CCCCCC"/>
          <w:spacing w:val="2"/>
          <w:sz w:val="17"/>
          <w:szCs w:val="17"/>
          <w:bdr w:val="none" w:color="auto" w:sz="0" w:space="0"/>
          <w:shd w:val="clear" w:fill="2D2D2D"/>
        </w:rPr>
        <w:t>);</w:t>
      </w:r>
    </w:p>
    <w:p w14:paraId="39CE35E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return</w:t>
      </w:r>
      <w:r>
        <w:rPr>
          <w:rFonts w:hint="default" w:ascii="Consolas" w:hAnsi="Consolas" w:eastAsia="Consolas" w:cs="Consolas"/>
          <w:i w:val="0"/>
          <w:iCs w:val="0"/>
          <w:caps w:val="0"/>
          <w:color w:val="CCCCCC"/>
          <w:spacing w:val="2"/>
          <w:sz w:val="17"/>
          <w:szCs w:val="17"/>
          <w:bdr w:val="none" w:color="auto" w:sz="0" w:space="0"/>
          <w:shd w:val="clear" w:fill="2D2D2D"/>
        </w:rPr>
        <w:t>;</w:t>
      </w:r>
    </w:p>
    <w:p w14:paraId="06C9B38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071ACE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0AA6659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提取内存信息</w:t>
      </w:r>
    </w:p>
    <w:p w14:paraId="748BFA3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uint64_t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mem_size</w:t>
      </w:r>
      <w:r>
        <w:rPr>
          <w:rFonts w:hint="default" w:ascii="Consolas" w:hAnsi="Consolas" w:eastAsia="Consolas" w:cs="Consolas"/>
          <w:i w:val="0"/>
          <w:iCs w:val="0"/>
          <w:caps w:val="0"/>
          <w:color w:val="CCCCCC"/>
          <w:spacing w:val="2"/>
          <w:sz w:val="17"/>
          <w:szCs w:val="17"/>
          <w:bdr w:val="none" w:color="auto" w:sz="0" w:space="0"/>
          <w:shd w:val="clear" w:fill="2D2D2D"/>
        </w:rPr>
        <w:t>;</w:t>
      </w:r>
    </w:p>
    <w:p w14:paraId="7B0D27B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extract_memory_info</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dtb_vaddr</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header</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mem_base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mem_size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0E01A9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"Physical Memory from DTB:\n"</w:t>
      </w:r>
      <w:r>
        <w:rPr>
          <w:rFonts w:hint="default" w:ascii="Consolas" w:hAnsi="Consolas" w:eastAsia="Consolas" w:cs="Consolas"/>
          <w:i w:val="0"/>
          <w:iCs w:val="0"/>
          <w:caps w:val="0"/>
          <w:color w:val="CCCCCC"/>
          <w:spacing w:val="2"/>
          <w:sz w:val="17"/>
          <w:szCs w:val="17"/>
          <w:bdr w:val="none" w:color="auto" w:sz="0" w:space="0"/>
          <w:shd w:val="clear" w:fill="2D2D2D"/>
        </w:rPr>
        <w:t>);</w:t>
      </w:r>
    </w:p>
    <w:p w14:paraId="58CD2E4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  Base: 0x%016lx\n"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0ED745C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  Size: 0x%016lx (%ld MB)\n"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mem_size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mem_size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1024</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1024</w:t>
      </w:r>
      <w:r>
        <w:rPr>
          <w:rFonts w:hint="default" w:ascii="Consolas" w:hAnsi="Consolas" w:eastAsia="Consolas" w:cs="Consolas"/>
          <w:i w:val="0"/>
          <w:iCs w:val="0"/>
          <w:caps w:val="0"/>
          <w:color w:val="CCCCCC"/>
          <w:spacing w:val="2"/>
          <w:sz w:val="17"/>
          <w:szCs w:val="17"/>
          <w:bdr w:val="none" w:color="auto" w:sz="0" w:space="0"/>
          <w:shd w:val="clear" w:fill="2D2D2D"/>
        </w:rPr>
        <w:t>));</w:t>
      </w:r>
    </w:p>
    <w:p w14:paraId="1BCBE13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  End:  0x%016lx\n"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mem_size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w:t>
      </w:r>
      <w:r>
        <w:rPr>
          <w:rFonts w:hint="default" w:ascii="Consolas" w:hAnsi="Consolas" w:eastAsia="Consolas" w:cs="Consolas"/>
          <w:i w:val="0"/>
          <w:iCs w:val="0"/>
          <w:caps w:val="0"/>
          <w:color w:val="CCCCCC"/>
          <w:spacing w:val="2"/>
          <w:sz w:val="17"/>
          <w:szCs w:val="17"/>
          <w:bdr w:val="none" w:color="auto" w:sz="0" w:space="0"/>
          <w:shd w:val="clear" w:fill="2D2D2D"/>
        </w:rPr>
        <w:t>);</w:t>
      </w:r>
    </w:p>
    <w:p w14:paraId="4E80F6A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保存到全局变量，供 PMM 查询</w:t>
      </w:r>
    </w:p>
    <w:p w14:paraId="03EF914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memory_base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5EB0A78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memory_size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mem_size</w:t>
      </w:r>
      <w:r>
        <w:rPr>
          <w:rFonts w:hint="default" w:ascii="Consolas" w:hAnsi="Consolas" w:eastAsia="Consolas" w:cs="Consolas"/>
          <w:i w:val="0"/>
          <w:iCs w:val="0"/>
          <w:caps w:val="0"/>
          <w:color w:val="CCCCCC"/>
          <w:spacing w:val="2"/>
          <w:sz w:val="17"/>
          <w:szCs w:val="17"/>
          <w:bdr w:val="none" w:color="auto" w:sz="0" w:space="0"/>
          <w:shd w:val="clear" w:fill="2D2D2D"/>
        </w:rPr>
        <w:t>;</w:t>
      </w:r>
    </w:p>
    <w:p w14:paraId="4BA6890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else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3158C92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"Warning: Could not extract memory info from DTB\n"</w:t>
      </w:r>
      <w:r>
        <w:rPr>
          <w:rFonts w:hint="default" w:ascii="Consolas" w:hAnsi="Consolas" w:eastAsia="Consolas" w:cs="Consolas"/>
          <w:i w:val="0"/>
          <w:iCs w:val="0"/>
          <w:caps w:val="0"/>
          <w:color w:val="CCCCCC"/>
          <w:spacing w:val="2"/>
          <w:sz w:val="17"/>
          <w:szCs w:val="17"/>
          <w:bdr w:val="none" w:color="auto" w:sz="0" w:space="0"/>
          <w:shd w:val="clear" w:fill="2D2D2D"/>
        </w:rPr>
        <w:t>);</w:t>
      </w:r>
    </w:p>
    <w:p w14:paraId="29F736C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593928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"DTB init completed\n"</w:t>
      </w:r>
      <w:r>
        <w:rPr>
          <w:rFonts w:hint="default" w:ascii="Consolas" w:hAnsi="Consolas" w:eastAsia="Consolas" w:cs="Consolas"/>
          <w:i w:val="0"/>
          <w:iCs w:val="0"/>
          <w:caps w:val="0"/>
          <w:color w:val="CCCCCC"/>
          <w:spacing w:val="2"/>
          <w:sz w:val="17"/>
          <w:szCs w:val="17"/>
          <w:bdr w:val="none" w:color="auto" w:sz="0" w:space="0"/>
          <w:shd w:val="clear" w:fill="2D2D2D"/>
        </w:rPr>
        <w:t>);}</w:t>
      </w:r>
    </w:p>
    <w:p w14:paraId="28ABDCBE">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由此，我们就已经将内存的起点和大小读取到了全局变量</w:t>
      </w:r>
      <w:r>
        <w:rPr>
          <w:rStyle w:val="14"/>
          <w:rFonts w:hint="default" w:ascii="Consolas" w:hAnsi="Consolas" w:eastAsia="Consolas" w:cs="Consolas"/>
          <w:i w:val="0"/>
          <w:iCs w:val="0"/>
          <w:caps w:val="0"/>
          <w:color w:val="333333"/>
          <w:spacing w:val="2"/>
          <w:sz w:val="17"/>
          <w:szCs w:val="17"/>
          <w:bdr w:val="none" w:color="auto" w:sz="0" w:space="0"/>
          <w:shd w:val="clear" w:fill="F7F7F7"/>
        </w:rPr>
        <w:t>memory_base</w:t>
      </w:r>
      <w:r>
        <w:rPr>
          <w:rFonts w:hint="default" w:ascii="Helvetica" w:hAnsi="Helvetica" w:eastAsia="Helvetica" w:cs="Helvetica"/>
          <w:i w:val="0"/>
          <w:iCs w:val="0"/>
          <w:caps w:val="0"/>
          <w:color w:val="333333"/>
          <w:spacing w:val="2"/>
          <w:sz w:val="24"/>
          <w:szCs w:val="24"/>
          <w:shd w:val="clear" w:fill="FFFFFF"/>
        </w:rPr>
        <w:t>和</w:t>
      </w:r>
      <w:r>
        <w:rPr>
          <w:rStyle w:val="14"/>
          <w:rFonts w:hint="default" w:ascii="Consolas" w:hAnsi="Consolas" w:eastAsia="Consolas" w:cs="Consolas"/>
          <w:i w:val="0"/>
          <w:iCs w:val="0"/>
          <w:caps w:val="0"/>
          <w:color w:val="333333"/>
          <w:spacing w:val="2"/>
          <w:sz w:val="17"/>
          <w:szCs w:val="17"/>
          <w:bdr w:val="none" w:color="auto" w:sz="0" w:space="0"/>
          <w:shd w:val="clear" w:fill="F7F7F7"/>
        </w:rPr>
        <w:t>memory_size</w:t>
      </w:r>
      <w:r>
        <w:rPr>
          <w:rFonts w:hint="default" w:ascii="Helvetica" w:hAnsi="Helvetica" w:eastAsia="Helvetica" w:cs="Helvetica"/>
          <w:i w:val="0"/>
          <w:iCs w:val="0"/>
          <w:caps w:val="0"/>
          <w:color w:val="333333"/>
          <w:spacing w:val="2"/>
          <w:sz w:val="24"/>
          <w:szCs w:val="24"/>
          <w:shd w:val="clear" w:fill="FFFFFF"/>
        </w:rPr>
        <w:t>中，我们会在物理内存管理初始化的时候用到这些信息</w:t>
      </w:r>
    </w:p>
    <w:p w14:paraId="23FC914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kern\mm\pmm.c</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pmm_init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EF7179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other things</w:t>
      </w:r>
    </w:p>
    <w:p w14:paraId="7DBFE03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page_init</w:t>
      </w:r>
      <w:r>
        <w:rPr>
          <w:rFonts w:hint="default" w:ascii="Consolas" w:hAnsi="Consolas" w:eastAsia="Consolas" w:cs="Consolas"/>
          <w:i w:val="0"/>
          <w:iCs w:val="0"/>
          <w:caps w:val="0"/>
          <w:color w:val="CCCCCC"/>
          <w:spacing w:val="2"/>
          <w:sz w:val="17"/>
          <w:szCs w:val="17"/>
          <w:bdr w:val="none" w:color="auto" w:sz="0" w:space="0"/>
          <w:shd w:val="clear" w:fill="2D2D2D"/>
        </w:rPr>
        <w:t>();</w:t>
      </w:r>
    </w:p>
    <w:p w14:paraId="6E1CAFE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other things</w:t>
      </w:r>
      <w:r>
        <w:rPr>
          <w:rFonts w:hint="default" w:ascii="Consolas" w:hAnsi="Consolas" w:eastAsia="Consolas" w:cs="Consolas"/>
          <w:i w:val="0"/>
          <w:iCs w:val="0"/>
          <w:caps w:val="0"/>
          <w:color w:val="CCCCCC"/>
          <w:spacing w:val="2"/>
          <w:sz w:val="17"/>
          <w:szCs w:val="17"/>
          <w:bdr w:val="none" w:color="auto" w:sz="0" w:space="0"/>
          <w:shd w:val="clear" w:fill="2D2D2D"/>
        </w:rPr>
        <w:t>}</w:t>
      </w:r>
    </w:p>
    <w:p w14:paraId="1F822AA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4"/>
          <w:rFonts w:hint="default" w:ascii="Consolas" w:hAnsi="Consolas" w:eastAsia="Consolas" w:cs="Consolas"/>
          <w:i w:val="0"/>
          <w:iCs w:val="0"/>
          <w:caps w:val="0"/>
          <w:color w:val="333333"/>
          <w:spacing w:val="2"/>
          <w:sz w:val="17"/>
          <w:szCs w:val="17"/>
          <w:bdr w:val="none" w:color="auto" w:sz="0" w:space="0"/>
          <w:shd w:val="clear" w:fill="F7F7F7"/>
        </w:rPr>
        <w:t>page_init()</w:t>
      </w:r>
      <w:r>
        <w:rPr>
          <w:rFonts w:hint="default" w:ascii="Helvetica" w:hAnsi="Helvetica" w:eastAsia="Helvetica" w:cs="Helvetica"/>
          <w:i w:val="0"/>
          <w:iCs w:val="0"/>
          <w:caps w:val="0"/>
          <w:color w:val="333333"/>
          <w:spacing w:val="2"/>
          <w:sz w:val="24"/>
          <w:szCs w:val="24"/>
          <w:shd w:val="clear" w:fill="FFFFFF"/>
        </w:rPr>
        <w:t>连接了设备树探测结果和物理页分配器。它需要读取</w:t>
      </w:r>
      <w:r>
        <w:rPr>
          <w:rStyle w:val="14"/>
          <w:rFonts w:hint="default" w:ascii="Consolas" w:hAnsi="Consolas" w:eastAsia="Consolas" w:cs="Consolas"/>
          <w:i w:val="0"/>
          <w:iCs w:val="0"/>
          <w:caps w:val="0"/>
          <w:color w:val="333333"/>
          <w:spacing w:val="2"/>
          <w:sz w:val="17"/>
          <w:szCs w:val="17"/>
          <w:bdr w:val="none" w:color="auto" w:sz="0" w:space="0"/>
          <w:shd w:val="clear" w:fill="F7F7F7"/>
        </w:rPr>
        <w:t>get_memory_base()</w:t>
      </w:r>
      <w:r>
        <w:rPr>
          <w:rFonts w:hint="default" w:ascii="Helvetica" w:hAnsi="Helvetica" w:eastAsia="Helvetica" w:cs="Helvetica"/>
          <w:i w:val="0"/>
          <w:iCs w:val="0"/>
          <w:caps w:val="0"/>
          <w:color w:val="333333"/>
          <w:spacing w:val="2"/>
          <w:sz w:val="24"/>
          <w:szCs w:val="24"/>
          <w:shd w:val="clear" w:fill="FFFFFF"/>
        </w:rPr>
        <w:t>与</w:t>
      </w:r>
      <w:r>
        <w:rPr>
          <w:rStyle w:val="14"/>
          <w:rFonts w:hint="default" w:ascii="Consolas" w:hAnsi="Consolas" w:eastAsia="Consolas" w:cs="Consolas"/>
          <w:i w:val="0"/>
          <w:iCs w:val="0"/>
          <w:caps w:val="0"/>
          <w:color w:val="333333"/>
          <w:spacing w:val="2"/>
          <w:sz w:val="17"/>
          <w:szCs w:val="17"/>
          <w:bdr w:val="none" w:color="auto" w:sz="0" w:space="0"/>
          <w:shd w:val="clear" w:fill="F7F7F7"/>
        </w:rPr>
        <w:t>get_memory_size()</w:t>
      </w:r>
      <w:r>
        <w:rPr>
          <w:rFonts w:hint="default" w:ascii="Helvetica" w:hAnsi="Helvetica" w:eastAsia="Helvetica" w:cs="Helvetica"/>
          <w:i w:val="0"/>
          <w:iCs w:val="0"/>
          <w:caps w:val="0"/>
          <w:color w:val="333333"/>
          <w:spacing w:val="2"/>
          <w:sz w:val="24"/>
          <w:szCs w:val="24"/>
          <w:shd w:val="clear" w:fill="FFFFFF"/>
        </w:rPr>
        <w:t>保存的信息，确认内存范围有效并输出探测结果，再结合内核能够管理的地址上界确定物理页号范围。但是实现这个函数是本实验任务之一，这里就不展示其完整函数体，而是说明实现时必须满足的内存布局关系。</w:t>
      </w:r>
    </w:p>
    <w:p w14:paraId="5CDD439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 xml:space="preserve">Qemu 规定的 DRAM 物理内存的起始物理地址为 </w:t>
      </w:r>
      <w:r>
        <w:rPr>
          <w:rStyle w:val="14"/>
          <w:rFonts w:hint="default" w:ascii="Consolas" w:hAnsi="Consolas" w:eastAsia="Consolas" w:cs="Consolas"/>
          <w:i w:val="0"/>
          <w:iCs w:val="0"/>
          <w:caps w:val="0"/>
          <w:color w:val="333333"/>
          <w:spacing w:val="2"/>
          <w:sz w:val="17"/>
          <w:szCs w:val="17"/>
          <w:bdr w:val="none" w:color="auto" w:sz="0" w:space="0"/>
          <w:shd w:val="clear" w:fill="F7F7F7"/>
        </w:rPr>
        <w:t>0x80000000</w:t>
      </w:r>
      <w:r>
        <w:rPr>
          <w:rFonts w:hint="default" w:ascii="Helvetica" w:hAnsi="Helvetica" w:eastAsia="Helvetica" w:cs="Helvetica"/>
          <w:i w:val="0"/>
          <w:iCs w:val="0"/>
          <w:caps w:val="0"/>
          <w:color w:val="333333"/>
          <w:spacing w:val="2"/>
          <w:sz w:val="24"/>
          <w:szCs w:val="24"/>
          <w:shd w:val="clear" w:fill="FFFFFF"/>
        </w:rPr>
        <w:t xml:space="preserve"> 。而在 Qemu 中，可以使用 </w:t>
      </w:r>
      <w:r>
        <w:rPr>
          <w:rStyle w:val="14"/>
          <w:rFonts w:hint="default" w:ascii="Consolas" w:hAnsi="Consolas" w:eastAsia="Consolas" w:cs="Consolas"/>
          <w:i w:val="0"/>
          <w:iCs w:val="0"/>
          <w:caps w:val="0"/>
          <w:color w:val="333333"/>
          <w:spacing w:val="2"/>
          <w:sz w:val="17"/>
          <w:szCs w:val="17"/>
          <w:bdr w:val="none" w:color="auto" w:sz="0" w:space="0"/>
          <w:shd w:val="clear" w:fill="F7F7F7"/>
        </w:rPr>
        <w:t>-m</w:t>
      </w:r>
      <w:r>
        <w:rPr>
          <w:rFonts w:hint="default" w:ascii="Helvetica" w:hAnsi="Helvetica" w:eastAsia="Helvetica" w:cs="Helvetica"/>
          <w:i w:val="0"/>
          <w:iCs w:val="0"/>
          <w:caps w:val="0"/>
          <w:color w:val="333333"/>
          <w:spacing w:val="2"/>
          <w:sz w:val="24"/>
          <w:szCs w:val="24"/>
          <w:shd w:val="clear" w:fill="FFFFFF"/>
        </w:rPr>
        <w:t xml:space="preserve"> 指定 RAM 的大小，默认是 </w:t>
      </w:r>
      <w:r>
        <w:rPr>
          <w:rStyle w:val="14"/>
          <w:rFonts w:hint="default" w:ascii="Consolas" w:hAnsi="Consolas" w:eastAsia="Consolas" w:cs="Consolas"/>
          <w:i w:val="0"/>
          <w:iCs w:val="0"/>
          <w:caps w:val="0"/>
          <w:color w:val="333333"/>
          <w:spacing w:val="2"/>
          <w:sz w:val="17"/>
          <w:szCs w:val="17"/>
          <w:bdr w:val="none" w:color="auto" w:sz="0" w:space="0"/>
          <w:shd w:val="clear" w:fill="F7F7F7"/>
        </w:rPr>
        <w:t>128MiB</w:t>
      </w:r>
      <w:r>
        <w:rPr>
          <w:rFonts w:hint="default" w:ascii="Helvetica" w:hAnsi="Helvetica" w:eastAsia="Helvetica" w:cs="Helvetica"/>
          <w:i w:val="0"/>
          <w:iCs w:val="0"/>
          <w:caps w:val="0"/>
          <w:color w:val="333333"/>
          <w:spacing w:val="2"/>
          <w:sz w:val="24"/>
          <w:szCs w:val="24"/>
          <w:shd w:val="clear" w:fill="FFFFFF"/>
        </w:rPr>
        <w:t xml:space="preserve"> 。因此，默认的 DRAM 物理内存地址范围就是 </w:t>
      </w:r>
      <w:r>
        <w:rPr>
          <w:rStyle w:val="14"/>
          <w:rFonts w:hint="default" w:ascii="Consolas" w:hAnsi="Consolas" w:eastAsia="Consolas" w:cs="Consolas"/>
          <w:i w:val="0"/>
          <w:iCs w:val="0"/>
          <w:caps w:val="0"/>
          <w:color w:val="333333"/>
          <w:spacing w:val="2"/>
          <w:sz w:val="17"/>
          <w:szCs w:val="17"/>
          <w:bdr w:val="none" w:color="auto" w:sz="0" w:space="0"/>
          <w:shd w:val="clear" w:fill="F7F7F7"/>
        </w:rPr>
        <w:t>[0x80000000,0x88000000)</w:t>
      </w:r>
      <w:r>
        <w:rPr>
          <w:rFonts w:hint="default" w:ascii="Helvetica" w:hAnsi="Helvetica" w:eastAsia="Helvetica" w:cs="Helvetica"/>
          <w:i w:val="0"/>
          <w:iCs w:val="0"/>
          <w:caps w:val="0"/>
          <w:color w:val="333333"/>
          <w:spacing w:val="2"/>
          <w:sz w:val="24"/>
          <w:szCs w:val="24"/>
          <w:shd w:val="clear" w:fill="FFFFFF"/>
        </w:rPr>
        <w:t xml:space="preserve"> 。</w:t>
      </w:r>
    </w:p>
    <w:p w14:paraId="0AA498A9">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但是，有一部分 DRAM 空间已经被占用，不能用来存别的东西了！</w:t>
      </w:r>
    </w:p>
    <w:p w14:paraId="394C875E">
      <w:pPr>
        <w:keepNext w:val="0"/>
        <w:keepLines w:val="0"/>
        <w:widowControl/>
        <w:numPr>
          <w:ilvl w:val="0"/>
          <w:numId w:val="16"/>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 xml:space="preserve">物理地址空间 </w:t>
      </w:r>
      <w:r>
        <w:rPr>
          <w:rStyle w:val="14"/>
          <w:rFonts w:hint="default" w:ascii="Consolas" w:hAnsi="Consolas" w:eastAsia="Consolas" w:cs="Consolas"/>
          <w:i w:val="0"/>
          <w:iCs w:val="0"/>
          <w:caps w:val="0"/>
          <w:color w:val="333333"/>
          <w:spacing w:val="2"/>
          <w:sz w:val="17"/>
          <w:szCs w:val="17"/>
          <w:bdr w:val="none" w:color="auto" w:sz="0" w:space="0"/>
          <w:shd w:val="clear" w:fill="F7F7F7"/>
        </w:rPr>
        <w:t>[0x80000000,0x80200000)</w:t>
      </w:r>
      <w:r>
        <w:rPr>
          <w:rFonts w:hint="default" w:ascii="Helvetica" w:hAnsi="Helvetica" w:eastAsia="Helvetica" w:cs="Helvetica"/>
          <w:i w:val="0"/>
          <w:iCs w:val="0"/>
          <w:caps w:val="0"/>
          <w:color w:val="333333"/>
          <w:spacing w:val="2"/>
          <w:sz w:val="24"/>
          <w:szCs w:val="24"/>
          <w:bdr w:val="none" w:color="auto" w:sz="0" w:space="0"/>
          <w:shd w:val="clear" w:fill="FFFFFF"/>
        </w:rPr>
        <w:t xml:space="preserve"> 被 OpenSBI 占用；</w:t>
      </w:r>
    </w:p>
    <w:p w14:paraId="64345AF3">
      <w:pPr>
        <w:keepNext w:val="0"/>
        <w:keepLines w:val="0"/>
        <w:widowControl/>
        <w:numPr>
          <w:ilvl w:val="0"/>
          <w:numId w:val="16"/>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 xml:space="preserve">物理地址空间 </w:t>
      </w:r>
      <w:r>
        <w:rPr>
          <w:rStyle w:val="14"/>
          <w:rFonts w:hint="default" w:ascii="Consolas" w:hAnsi="Consolas" w:eastAsia="Consolas" w:cs="Consolas"/>
          <w:i w:val="0"/>
          <w:iCs w:val="0"/>
          <w:caps w:val="0"/>
          <w:color w:val="333333"/>
          <w:spacing w:val="2"/>
          <w:sz w:val="17"/>
          <w:szCs w:val="17"/>
          <w:bdr w:val="none" w:color="auto" w:sz="0" w:space="0"/>
          <w:shd w:val="clear" w:fill="F7F7F7"/>
        </w:rPr>
        <w:t>[0x80200000,KernelEnd)</w:t>
      </w:r>
      <w:r>
        <w:rPr>
          <w:rFonts w:hint="default" w:ascii="Helvetica" w:hAnsi="Helvetica" w:eastAsia="Helvetica" w:cs="Helvetica"/>
          <w:i w:val="0"/>
          <w:iCs w:val="0"/>
          <w:caps w:val="0"/>
          <w:color w:val="333333"/>
          <w:spacing w:val="2"/>
          <w:sz w:val="24"/>
          <w:szCs w:val="24"/>
          <w:bdr w:val="none" w:color="auto" w:sz="0" w:space="0"/>
          <w:shd w:val="clear" w:fill="FFFFFF"/>
        </w:rPr>
        <w:t xml:space="preserve"> 被内核各代码与数据段占用；</w:t>
      </w:r>
    </w:p>
    <w:p w14:paraId="4CBAFBED">
      <w:pPr>
        <w:keepNext w:val="0"/>
        <w:keepLines w:val="0"/>
        <w:widowControl/>
        <w:numPr>
          <w:ilvl w:val="0"/>
          <w:numId w:val="16"/>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其实设备树扫描结果 DTB 还占用了一部分物理内存，不过我们目前只在初始化的时读取其中的内存起点和长度信息，所以之后可以将它所占用的空间用来存别的东西。</w:t>
      </w:r>
    </w:p>
    <w:p w14:paraId="325DDFC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暂不考虑管理数据本身的占用时，可供内核继续规划的物理内存候选范围是</w:t>
      </w:r>
      <w:r>
        <w:rPr>
          <w:rStyle w:val="14"/>
          <w:rFonts w:hint="default" w:ascii="Consolas" w:hAnsi="Consolas" w:eastAsia="Consolas" w:cs="Consolas"/>
          <w:i w:val="0"/>
          <w:iCs w:val="0"/>
          <w:caps w:val="0"/>
          <w:color w:val="333333"/>
          <w:spacing w:val="2"/>
          <w:sz w:val="17"/>
          <w:szCs w:val="17"/>
          <w:bdr w:val="none" w:color="auto" w:sz="0" w:space="0"/>
          <w:shd w:val="clear" w:fill="F7F7F7"/>
        </w:rPr>
        <w:t>[KernelEnd, 0x88000000)</w:t>
      </w:r>
      <w:r>
        <w:rPr>
          <w:rFonts w:hint="default" w:ascii="Helvetica" w:hAnsi="Helvetica" w:eastAsia="Helvetica" w:cs="Helvetica"/>
          <w:i w:val="0"/>
          <w:iCs w:val="0"/>
          <w:caps w:val="0"/>
          <w:color w:val="333333"/>
          <w:spacing w:val="2"/>
          <w:sz w:val="24"/>
          <w:szCs w:val="24"/>
          <w:shd w:val="clear" w:fill="FFFFFF"/>
        </w:rPr>
        <w:t>。这里的</w:t>
      </w:r>
      <w:r>
        <w:rPr>
          <w:rStyle w:val="14"/>
          <w:rFonts w:hint="default" w:ascii="Consolas" w:hAnsi="Consolas" w:eastAsia="Consolas" w:cs="Consolas"/>
          <w:i w:val="0"/>
          <w:iCs w:val="0"/>
          <w:caps w:val="0"/>
          <w:color w:val="333333"/>
          <w:spacing w:val="2"/>
          <w:sz w:val="17"/>
          <w:szCs w:val="17"/>
          <w:bdr w:val="none" w:color="auto" w:sz="0" w:space="0"/>
          <w:shd w:val="clear" w:fill="F7F7F7"/>
        </w:rPr>
        <w:t>KernelEnd</w:t>
      </w:r>
      <w:r>
        <w:rPr>
          <w:rFonts w:hint="default" w:ascii="Helvetica" w:hAnsi="Helvetica" w:eastAsia="Helvetica" w:cs="Helvetica"/>
          <w:i w:val="0"/>
          <w:iCs w:val="0"/>
          <w:caps w:val="0"/>
          <w:color w:val="333333"/>
          <w:spacing w:val="2"/>
          <w:sz w:val="24"/>
          <w:szCs w:val="24"/>
          <w:shd w:val="clear" w:fill="FFFFFF"/>
        </w:rPr>
        <w:t>为内核代码结尾的物理地址，而</w:t>
      </w:r>
      <w:r>
        <w:rPr>
          <w:rStyle w:val="14"/>
          <w:rFonts w:hint="default" w:ascii="Consolas" w:hAnsi="Consolas" w:eastAsia="Consolas" w:cs="Consolas"/>
          <w:i w:val="0"/>
          <w:iCs w:val="0"/>
          <w:caps w:val="0"/>
          <w:color w:val="333333"/>
          <w:spacing w:val="2"/>
          <w:sz w:val="17"/>
          <w:szCs w:val="17"/>
          <w:bdr w:val="none" w:color="auto" w:sz="0" w:space="0"/>
          <w:shd w:val="clear" w:fill="F7F7F7"/>
        </w:rPr>
        <w:t>kernel.ld</w:t>
      </w:r>
      <w:r>
        <w:rPr>
          <w:rFonts w:hint="default" w:ascii="Helvetica" w:hAnsi="Helvetica" w:eastAsia="Helvetica" w:cs="Helvetica"/>
          <w:i w:val="0"/>
          <w:iCs w:val="0"/>
          <w:caps w:val="0"/>
          <w:color w:val="333333"/>
          <w:spacing w:val="2"/>
          <w:sz w:val="24"/>
          <w:szCs w:val="24"/>
          <w:shd w:val="clear" w:fill="FFFFFF"/>
        </w:rPr>
        <w:t>中定义的</w:t>
      </w:r>
      <w:r>
        <w:rPr>
          <w:rStyle w:val="14"/>
          <w:rFonts w:hint="default" w:ascii="Consolas" w:hAnsi="Consolas" w:eastAsia="Consolas" w:cs="Consolas"/>
          <w:i w:val="0"/>
          <w:iCs w:val="0"/>
          <w:caps w:val="0"/>
          <w:color w:val="333333"/>
          <w:spacing w:val="2"/>
          <w:sz w:val="17"/>
          <w:szCs w:val="17"/>
          <w:bdr w:val="none" w:color="auto" w:sz="0" w:space="0"/>
          <w:shd w:val="clear" w:fill="F7F7F7"/>
        </w:rPr>
        <w:t>end</w:t>
      </w:r>
      <w:r>
        <w:rPr>
          <w:rFonts w:hint="default" w:ascii="Helvetica" w:hAnsi="Helvetica" w:eastAsia="Helvetica" w:cs="Helvetica"/>
          <w:i w:val="0"/>
          <w:iCs w:val="0"/>
          <w:caps w:val="0"/>
          <w:color w:val="333333"/>
          <w:spacing w:val="2"/>
          <w:sz w:val="24"/>
          <w:szCs w:val="24"/>
          <w:shd w:val="clear" w:fill="FFFFFF"/>
        </w:rPr>
        <w:t>符号表示内核代码结尾的虚拟地址，二者不能直接混用。</w:t>
      </w:r>
    </w:p>
    <w:p w14:paraId="0A5934F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为了管理物理内存，内核需要使用</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结构体记录每个物理页的状态。所有</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描述符连续排列在内核镜像之后并形成数组，这个数组本身也要占用物理内存，因此内核镜像和描述符数组所在的页面都不能加入空闲页分配器。</w:t>
      </w:r>
      <w:r>
        <w:rPr>
          <w:rStyle w:val="14"/>
          <w:rFonts w:hint="default" w:ascii="Consolas" w:hAnsi="Consolas" w:eastAsia="Consolas" w:cs="Consolas"/>
          <w:i w:val="0"/>
          <w:iCs w:val="0"/>
          <w:caps w:val="0"/>
          <w:color w:val="333333"/>
          <w:spacing w:val="2"/>
          <w:sz w:val="17"/>
          <w:szCs w:val="17"/>
          <w:bdr w:val="none" w:color="auto" w:sz="0" w:space="0"/>
          <w:shd w:val="clear" w:fill="F7F7F7"/>
        </w:rPr>
        <w:t>page_init()</w:t>
      </w:r>
      <w:r>
        <w:rPr>
          <w:rFonts w:hint="default" w:ascii="Helvetica" w:hAnsi="Helvetica" w:eastAsia="Helvetica" w:cs="Helvetica"/>
          <w:i w:val="0"/>
          <w:iCs w:val="0"/>
          <w:caps w:val="0"/>
          <w:color w:val="333333"/>
          <w:spacing w:val="2"/>
          <w:sz w:val="24"/>
          <w:szCs w:val="24"/>
          <w:shd w:val="clear" w:fill="FFFFFF"/>
        </w:rPr>
        <w:t>负责建立这种对应关系，并把描述符数组之后剩余的完整页面交给物理内存管理器。</w:t>
      </w:r>
    </w:p>
    <w:p w14:paraId="38FA0A8F">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可以把初始化后的物理内存布局理解为：OpenSBI 占用区之后依次是内核镜像、必要的对齐空隙、</w:t>
      </w:r>
      <w:r>
        <w:rPr>
          <w:rStyle w:val="14"/>
          <w:rFonts w:hint="default" w:ascii="Consolas" w:hAnsi="Consolas" w:eastAsia="Consolas" w:cs="Consolas"/>
          <w:i w:val="0"/>
          <w:iCs w:val="0"/>
          <w:caps w:val="0"/>
          <w:color w:val="333333"/>
          <w:spacing w:val="2"/>
          <w:sz w:val="17"/>
          <w:szCs w:val="17"/>
          <w:bdr w:val="none" w:color="auto" w:sz="0" w:space="0"/>
          <w:shd w:val="clear" w:fill="F7F7F7"/>
        </w:rPr>
        <w:t>Page</w:t>
      </w:r>
      <w:r>
        <w:rPr>
          <w:rFonts w:hint="default" w:ascii="Helvetica" w:hAnsi="Helvetica" w:eastAsia="Helvetica" w:cs="Helvetica"/>
          <w:i w:val="0"/>
          <w:iCs w:val="0"/>
          <w:caps w:val="0"/>
          <w:color w:val="333333"/>
          <w:spacing w:val="2"/>
          <w:sz w:val="24"/>
          <w:szCs w:val="24"/>
          <w:shd w:val="clear" w:fill="FFFFFF"/>
        </w:rPr>
        <w:t>描述符数组、再次按页对齐产生的空隙，以及最终可以分配的连续物理页。物理内存末尾不足一页的部分同样不能交给分配器。</w:t>
      </w:r>
    </w:p>
    <w:p w14:paraId="6FFB298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kern/mm/pmm.h</w:t>
      </w:r>
    </w:p>
    <w:p w14:paraId="1455520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w:t>
      </w:r>
    </w:p>
    <w:p w14:paraId="35157CC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PADDR - takes a kernel virtual address (an address that points above</w:t>
      </w:r>
    </w:p>
    <w:p w14:paraId="53B6013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KERNBASE),</w:t>
      </w:r>
    </w:p>
    <w:p w14:paraId="06342E6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where the machine's maximum 128MB of physical memory is mapped and returns</w:t>
      </w:r>
    </w:p>
    <w:p w14:paraId="18FB46A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the</w:t>
      </w:r>
    </w:p>
    <w:p w14:paraId="74B12A3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corresponding physical address.  It panics if you pass it a non-kernel</w:t>
      </w:r>
    </w:p>
    <w:p w14:paraId="7E8DA99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virtual address.</w:t>
      </w:r>
    </w:p>
    <w:p w14:paraId="56ADE1A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PADDR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kva</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1E142E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5D54C3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uintptr_t __m_kva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uintptr_t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kva</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2FD488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__m_kva </w:t>
      </w:r>
      <w:r>
        <w:rPr>
          <w:rFonts w:hint="default" w:ascii="Consolas" w:hAnsi="Consolas" w:eastAsia="Consolas" w:cs="Consolas"/>
          <w:i w:val="0"/>
          <w:iCs w:val="0"/>
          <w:caps w:val="0"/>
          <w:color w:val="67CDCC"/>
          <w:spacing w:val="2"/>
          <w:sz w:val="17"/>
          <w:szCs w:val="17"/>
          <w:bdr w:val="none" w:color="auto" w:sz="0" w:space="0"/>
          <w:shd w:val="clear" w:fill="2D2D2D"/>
        </w:rPr>
        <w:t>&lt;</w:t>
      </w:r>
      <w:r>
        <w:rPr>
          <w:rFonts w:hint="default" w:ascii="Consolas" w:hAnsi="Consolas" w:eastAsia="Consolas" w:cs="Consolas"/>
          <w:i w:val="0"/>
          <w:iCs w:val="0"/>
          <w:caps w:val="0"/>
          <w:color w:val="F8C555"/>
          <w:spacing w:val="2"/>
          <w:sz w:val="17"/>
          <w:szCs w:val="17"/>
          <w:bdr w:val="none" w:color="auto" w:sz="0" w:space="0"/>
          <w:shd w:val="clear" w:fill="2D2D2D"/>
        </w:rPr>
        <w:t xml:space="preserve"> KERNBASE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083D82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panic</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"PADDR called with invalid kva %08lx"</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__m_kva</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A52585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D38E5F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F8C555"/>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__m_kva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va_pa_offset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362B40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083DCB3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w:t>
      </w:r>
    </w:p>
    <w:p w14:paraId="6430B33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KADDR - takes a physical address and returns the corresponding kernel virtual</w:t>
      </w:r>
    </w:p>
    <w:p w14:paraId="046967A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address. It panics if you pass an invalid physical address.</w:t>
      </w:r>
    </w:p>
    <w:p w14:paraId="137C9D0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w:t>
      </w:r>
    </w:p>
    <w:p w14:paraId="6579670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#define KADDR(pa)                                                \</w:t>
      </w:r>
    </w:p>
    <w:p w14:paraId="5F706D3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w:t>
      </w:r>
    </w:p>
    <w:p w14:paraId="0987BB9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uintptr_t __m_pa = (pa);                                 \</w:t>
      </w:r>
    </w:p>
    <w:p w14:paraId="7E183D6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size_t __m_ppn = PPN(__m_pa);                            \</w:t>
      </w:r>
    </w:p>
    <w:p w14:paraId="5AA5782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if (__m_ppn &gt;= npage) {                                  \</w:t>
      </w:r>
    </w:p>
    <w:p w14:paraId="6FBFBEF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panic("KADDR called with invalid pa %08lx", __m_pa); \</w:t>
      </w:r>
    </w:p>
    <w:p w14:paraId="06964E6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                                                        \</w:t>
      </w:r>
    </w:p>
    <w:p w14:paraId="0D0EEC3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(void *)(__m_pa + va_pa_offset);                         \</w:t>
      </w:r>
    </w:p>
    <w:p w14:paraId="5B3A982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999999"/>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xml:space="preserve">    })</w:t>
      </w:r>
    </w:p>
    <w:p w14:paraId="57C2960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999999"/>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extern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extern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npage</w:t>
      </w:r>
      <w:r>
        <w:rPr>
          <w:rFonts w:hint="default" w:ascii="Consolas" w:hAnsi="Consolas" w:eastAsia="Consolas" w:cs="Consolas"/>
          <w:i w:val="0"/>
          <w:iCs w:val="0"/>
          <w:caps w:val="0"/>
          <w:color w:val="CCCCCC"/>
          <w:spacing w:val="2"/>
          <w:sz w:val="17"/>
          <w:szCs w:val="17"/>
          <w:bdr w:val="none" w:color="auto" w:sz="0" w:space="0"/>
          <w:shd w:val="clear" w:fill="2D2D2D"/>
        </w:rPr>
        <w:t>;</w:t>
      </w:r>
    </w:p>
    <w:p w14:paraId="16461A1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kern/mm/pmm.c</w:t>
      </w:r>
    </w:p>
    <w:p w14:paraId="41DB1B6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999999"/>
          <w:spacing w:val="2"/>
          <w:sz w:val="17"/>
          <w:szCs w:val="17"/>
          <w:bdr w:val="none" w:color="auto" w:sz="0" w:space="0"/>
          <w:shd w:val="clear" w:fill="2D2D2D"/>
        </w:rPr>
        <w:t>// pages指针保存的是第一个Page结构体所在的位置，也可以认为是Page结构体组成的数组的开头// 由于C语言的特性，可以把pages作为数组名使用，pages[i]表示顺序排列的第i个结构体</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npage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uint64_t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va_pa_offset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999999"/>
          <w:spacing w:val="2"/>
          <w:sz w:val="17"/>
          <w:szCs w:val="17"/>
          <w:bdr w:val="none" w:color="auto" w:sz="0" w:space="0"/>
          <w:shd w:val="clear" w:fill="2D2D2D"/>
        </w:rPr>
        <w:t>// memory starts at 0x80000000 in RISC-V</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DRAM_BASE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PGSIZE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999999"/>
          <w:spacing w:val="2"/>
          <w:sz w:val="17"/>
          <w:szCs w:val="17"/>
          <w:bdr w:val="none" w:color="auto" w:sz="0" w:space="0"/>
          <w:shd w:val="clear" w:fill="2D2D2D"/>
        </w:rPr>
        <w:t>//(npage - nbase)表示物理内存的页数</w:t>
      </w:r>
    </w:p>
    <w:p w14:paraId="6BB7D130">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4"/>
          <w:rFonts w:hint="default" w:ascii="Consolas" w:hAnsi="Consolas" w:eastAsia="Consolas" w:cs="Consolas"/>
          <w:i w:val="0"/>
          <w:iCs w:val="0"/>
          <w:caps w:val="0"/>
          <w:color w:val="333333"/>
          <w:spacing w:val="2"/>
          <w:sz w:val="17"/>
          <w:szCs w:val="17"/>
          <w:bdr w:val="none" w:color="auto" w:sz="0" w:space="0"/>
          <w:shd w:val="clear" w:fill="F7F7F7"/>
        </w:rPr>
        <w:t>npage</w:t>
      </w:r>
      <w:r>
        <w:rPr>
          <w:rFonts w:hint="default" w:ascii="Helvetica" w:hAnsi="Helvetica" w:eastAsia="Helvetica" w:cs="Helvetica"/>
          <w:i w:val="0"/>
          <w:iCs w:val="0"/>
          <w:caps w:val="0"/>
          <w:color w:val="333333"/>
          <w:spacing w:val="2"/>
          <w:sz w:val="24"/>
          <w:szCs w:val="24"/>
          <w:shd w:val="clear" w:fill="FFFFFF"/>
        </w:rPr>
        <w:t>表示内核可管理的物理页号上界，</w:t>
      </w:r>
      <w:r>
        <w:rPr>
          <w:rStyle w:val="14"/>
          <w:rFonts w:hint="default" w:ascii="Consolas" w:hAnsi="Consolas" w:eastAsia="Consolas" w:cs="Consolas"/>
          <w:i w:val="0"/>
          <w:iCs w:val="0"/>
          <w:caps w:val="0"/>
          <w:color w:val="333333"/>
          <w:spacing w:val="2"/>
          <w:sz w:val="17"/>
          <w:szCs w:val="17"/>
          <w:bdr w:val="none" w:color="auto" w:sz="0" w:space="0"/>
          <w:shd w:val="clear" w:fill="F7F7F7"/>
        </w:rPr>
        <w:t>nbase</w:t>
      </w:r>
      <w:r>
        <w:rPr>
          <w:rFonts w:hint="default" w:ascii="Helvetica" w:hAnsi="Helvetica" w:eastAsia="Helvetica" w:cs="Helvetica"/>
          <w:i w:val="0"/>
          <w:iCs w:val="0"/>
          <w:caps w:val="0"/>
          <w:color w:val="333333"/>
          <w:spacing w:val="2"/>
          <w:sz w:val="24"/>
          <w:szCs w:val="24"/>
          <w:shd w:val="clear" w:fill="FFFFFF"/>
        </w:rPr>
        <w:t>表示 DRAM 起始位置对应的物理页号，因此描述符数组需要覆盖</w:t>
      </w:r>
      <w:r>
        <w:rPr>
          <w:rStyle w:val="14"/>
          <w:rFonts w:hint="default" w:ascii="Consolas" w:hAnsi="Consolas" w:eastAsia="Consolas" w:cs="Consolas"/>
          <w:i w:val="0"/>
          <w:iCs w:val="0"/>
          <w:caps w:val="0"/>
          <w:color w:val="333333"/>
          <w:spacing w:val="2"/>
          <w:sz w:val="17"/>
          <w:szCs w:val="17"/>
          <w:bdr w:val="none" w:color="auto" w:sz="0" w:space="0"/>
          <w:shd w:val="clear" w:fill="F7F7F7"/>
        </w:rPr>
        <w:t>[nbase, npage)</w:t>
      </w:r>
      <w:r>
        <w:rPr>
          <w:rFonts w:hint="default" w:ascii="Helvetica" w:hAnsi="Helvetica" w:eastAsia="Helvetica" w:cs="Helvetica"/>
          <w:i w:val="0"/>
          <w:iCs w:val="0"/>
          <w:caps w:val="0"/>
          <w:color w:val="333333"/>
          <w:spacing w:val="2"/>
          <w:sz w:val="24"/>
          <w:szCs w:val="24"/>
          <w:shd w:val="clear" w:fill="FFFFFF"/>
        </w:rPr>
        <w:t>中的每个物理页。</w:t>
      </w:r>
      <w:r>
        <w:rPr>
          <w:rStyle w:val="14"/>
          <w:rFonts w:hint="default" w:ascii="Consolas" w:hAnsi="Consolas" w:eastAsia="Consolas" w:cs="Consolas"/>
          <w:i w:val="0"/>
          <w:iCs w:val="0"/>
          <w:caps w:val="0"/>
          <w:color w:val="333333"/>
          <w:spacing w:val="2"/>
          <w:sz w:val="17"/>
          <w:szCs w:val="17"/>
          <w:bdr w:val="none" w:color="auto" w:sz="0" w:space="0"/>
          <w:shd w:val="clear" w:fill="F7F7F7"/>
        </w:rPr>
        <w:t>pages</w:t>
      </w:r>
      <w:r>
        <w:rPr>
          <w:rFonts w:hint="default" w:ascii="Helvetica" w:hAnsi="Helvetica" w:eastAsia="Helvetica" w:cs="Helvetica"/>
          <w:i w:val="0"/>
          <w:iCs w:val="0"/>
          <w:caps w:val="0"/>
          <w:color w:val="333333"/>
          <w:spacing w:val="2"/>
          <w:sz w:val="24"/>
          <w:szCs w:val="24"/>
          <w:shd w:val="clear" w:fill="FFFFFF"/>
        </w:rPr>
        <w:t>保存描述符数组的虚拟地址，数组起点应位于</w:t>
      </w:r>
      <w:r>
        <w:rPr>
          <w:rStyle w:val="14"/>
          <w:rFonts w:hint="default" w:ascii="Consolas" w:hAnsi="Consolas" w:eastAsia="Consolas" w:cs="Consolas"/>
          <w:i w:val="0"/>
          <w:iCs w:val="0"/>
          <w:caps w:val="0"/>
          <w:color w:val="333333"/>
          <w:spacing w:val="2"/>
          <w:sz w:val="17"/>
          <w:szCs w:val="17"/>
          <w:bdr w:val="none" w:color="auto" w:sz="0" w:space="0"/>
          <w:shd w:val="clear" w:fill="F7F7F7"/>
        </w:rPr>
        <w:t>end</w:t>
      </w:r>
      <w:r>
        <w:rPr>
          <w:rFonts w:hint="default" w:ascii="Helvetica" w:hAnsi="Helvetica" w:eastAsia="Helvetica" w:cs="Helvetica"/>
          <w:i w:val="0"/>
          <w:iCs w:val="0"/>
          <w:caps w:val="0"/>
          <w:color w:val="333333"/>
          <w:spacing w:val="2"/>
          <w:sz w:val="24"/>
          <w:szCs w:val="24"/>
          <w:shd w:val="clear" w:fill="FFFFFF"/>
        </w:rPr>
        <w:t>之后并按页对齐；数组末尾则需要借助</w:t>
      </w:r>
      <w:r>
        <w:rPr>
          <w:rStyle w:val="14"/>
          <w:rFonts w:hint="default" w:ascii="Consolas" w:hAnsi="Consolas" w:eastAsia="Consolas" w:cs="Consolas"/>
          <w:i w:val="0"/>
          <w:iCs w:val="0"/>
          <w:caps w:val="0"/>
          <w:color w:val="333333"/>
          <w:spacing w:val="2"/>
          <w:sz w:val="17"/>
          <w:szCs w:val="17"/>
          <w:bdr w:val="none" w:color="auto" w:sz="0" w:space="0"/>
          <w:shd w:val="clear" w:fill="F7F7F7"/>
        </w:rPr>
        <w:t>PADDR</w:t>
      </w:r>
      <w:r>
        <w:rPr>
          <w:rFonts w:hint="default" w:ascii="Helvetica" w:hAnsi="Helvetica" w:eastAsia="Helvetica" w:cs="Helvetica"/>
          <w:i w:val="0"/>
          <w:iCs w:val="0"/>
          <w:caps w:val="0"/>
          <w:color w:val="333333"/>
          <w:spacing w:val="2"/>
          <w:sz w:val="24"/>
          <w:szCs w:val="24"/>
          <w:shd w:val="clear" w:fill="FFFFFF"/>
        </w:rPr>
        <w:t>转换为物理地址，才能继续计算真正可用的物理内存起点。</w:t>
      </w:r>
    </w:p>
    <w:p w14:paraId="08923D98">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空闲区建立之前，所有描述符都应先处于保留状态，防止尚未完成布局的页面被提前分配。描述符数组之后的地址向上按页对齐，设备树报告的内存末端向下按页对齐，只有两者之间非空的完整页面区间才可以通过</w:t>
      </w:r>
      <w:r>
        <w:rPr>
          <w:rStyle w:val="14"/>
          <w:rFonts w:hint="default" w:ascii="Consolas" w:hAnsi="Consolas" w:eastAsia="Consolas" w:cs="Consolas"/>
          <w:i w:val="0"/>
          <w:iCs w:val="0"/>
          <w:caps w:val="0"/>
          <w:color w:val="333333"/>
          <w:spacing w:val="2"/>
          <w:sz w:val="17"/>
          <w:szCs w:val="17"/>
          <w:bdr w:val="none" w:color="auto" w:sz="0" w:space="0"/>
          <w:shd w:val="clear" w:fill="F7F7F7"/>
        </w:rPr>
        <w:t>pa2page()</w:t>
      </w:r>
      <w:r>
        <w:rPr>
          <w:rFonts w:hint="default" w:ascii="Helvetica" w:hAnsi="Helvetica" w:eastAsia="Helvetica" w:cs="Helvetica"/>
          <w:i w:val="0"/>
          <w:iCs w:val="0"/>
          <w:caps w:val="0"/>
          <w:color w:val="333333"/>
          <w:spacing w:val="2"/>
          <w:sz w:val="24"/>
          <w:szCs w:val="24"/>
          <w:shd w:val="clear" w:fill="FFFFFF"/>
        </w:rPr>
        <w:t>转换为描述符起点，并交给</w:t>
      </w:r>
      <w:r>
        <w:rPr>
          <w:rStyle w:val="14"/>
          <w:rFonts w:hint="default" w:ascii="Consolas" w:hAnsi="Consolas" w:eastAsia="Consolas" w:cs="Consolas"/>
          <w:i w:val="0"/>
          <w:iCs w:val="0"/>
          <w:caps w:val="0"/>
          <w:color w:val="333333"/>
          <w:spacing w:val="2"/>
          <w:sz w:val="17"/>
          <w:szCs w:val="17"/>
          <w:bdr w:val="none" w:color="auto" w:sz="0" w:space="0"/>
          <w:shd w:val="clear" w:fill="F7F7F7"/>
        </w:rPr>
        <w:t>init_memmap()</w:t>
      </w:r>
      <w:r>
        <w:rPr>
          <w:rFonts w:hint="default" w:ascii="Helvetica" w:hAnsi="Helvetica" w:eastAsia="Helvetica" w:cs="Helvetica"/>
          <w:i w:val="0"/>
          <w:iCs w:val="0"/>
          <w:caps w:val="0"/>
          <w:color w:val="333333"/>
          <w:spacing w:val="2"/>
          <w:sz w:val="24"/>
          <w:szCs w:val="24"/>
          <w:shd w:val="clear" w:fill="FFFFFF"/>
        </w:rPr>
        <w:t>。这样既能避开内核和描述符数组，也不会把不完整的尾页加入空闲区。</w:t>
      </w:r>
    </w:p>
    <w:p w14:paraId="54F39D18">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4"/>
          <w:rFonts w:hint="default" w:ascii="Consolas" w:hAnsi="Consolas" w:eastAsia="Consolas" w:cs="Consolas"/>
          <w:i w:val="0"/>
          <w:iCs w:val="0"/>
          <w:caps w:val="0"/>
          <w:color w:val="333333"/>
          <w:spacing w:val="2"/>
          <w:sz w:val="17"/>
          <w:szCs w:val="17"/>
          <w:bdr w:val="none" w:color="auto" w:sz="0" w:space="0"/>
          <w:shd w:val="clear" w:fill="F7F7F7"/>
        </w:rPr>
        <w:t>page_init()</w:t>
      </w:r>
      <w:r>
        <w:rPr>
          <w:rFonts w:hint="default" w:ascii="Helvetica" w:hAnsi="Helvetica" w:eastAsia="Helvetica" w:cs="Helvetica"/>
          <w:i w:val="0"/>
          <w:iCs w:val="0"/>
          <w:caps w:val="0"/>
          <w:color w:val="333333"/>
          <w:spacing w:val="2"/>
          <w:sz w:val="24"/>
          <w:szCs w:val="24"/>
          <w:shd w:val="clear" w:fill="FFFFFF"/>
        </w:rPr>
        <w:t>完成上述工作时会调用</w:t>
      </w:r>
      <w:r>
        <w:rPr>
          <w:rStyle w:val="14"/>
          <w:rFonts w:hint="default" w:ascii="Consolas" w:hAnsi="Consolas" w:eastAsia="Consolas" w:cs="Consolas"/>
          <w:i w:val="0"/>
          <w:iCs w:val="0"/>
          <w:caps w:val="0"/>
          <w:color w:val="333333"/>
          <w:spacing w:val="2"/>
          <w:sz w:val="17"/>
          <w:szCs w:val="17"/>
          <w:bdr w:val="none" w:color="auto" w:sz="0" w:space="0"/>
          <w:shd w:val="clear" w:fill="F7F7F7"/>
        </w:rPr>
        <w:t>init_memmap()</w:t>
      </w:r>
      <w:r>
        <w:rPr>
          <w:rFonts w:hint="default" w:ascii="Helvetica" w:hAnsi="Helvetica" w:eastAsia="Helvetica" w:cs="Helvetica"/>
          <w:i w:val="0"/>
          <w:iCs w:val="0"/>
          <w:caps w:val="0"/>
          <w:color w:val="333333"/>
          <w:spacing w:val="2"/>
          <w:sz w:val="24"/>
          <w:szCs w:val="24"/>
          <w:shd w:val="clear" w:fill="FFFFFF"/>
        </w:rPr>
        <w:t>，这和另一个结构体</w:t>
      </w:r>
      <w:r>
        <w:rPr>
          <w:rStyle w:val="14"/>
          <w:rFonts w:hint="default" w:ascii="Consolas" w:hAnsi="Consolas" w:eastAsia="Consolas" w:cs="Consolas"/>
          <w:i w:val="0"/>
          <w:iCs w:val="0"/>
          <w:caps w:val="0"/>
          <w:color w:val="333333"/>
          <w:spacing w:val="2"/>
          <w:sz w:val="17"/>
          <w:szCs w:val="17"/>
          <w:bdr w:val="none" w:color="auto" w:sz="0" w:space="0"/>
          <w:shd w:val="clear" w:fill="F7F7F7"/>
        </w:rPr>
        <w:t>pmm_manager</w:t>
      </w:r>
      <w:r>
        <w:rPr>
          <w:rFonts w:hint="default" w:ascii="Helvetica" w:hAnsi="Helvetica" w:eastAsia="Helvetica" w:cs="Helvetica"/>
          <w:i w:val="0"/>
          <w:iCs w:val="0"/>
          <w:caps w:val="0"/>
          <w:color w:val="333333"/>
          <w:spacing w:val="2"/>
          <w:sz w:val="24"/>
          <w:szCs w:val="24"/>
          <w:shd w:val="clear" w:fill="FFFFFF"/>
        </w:rPr>
        <w:t>有关。虽然 C 语言不直接支持面向对象，但我们可以把物理内存管理功能集中到一个包含函数指针的结构体中。这里的</w:t>
      </w:r>
      <w:r>
        <w:rPr>
          <w:rStyle w:val="14"/>
          <w:rFonts w:hint="default" w:ascii="Consolas" w:hAnsi="Consolas" w:eastAsia="Consolas" w:cs="Consolas"/>
          <w:i w:val="0"/>
          <w:iCs w:val="0"/>
          <w:caps w:val="0"/>
          <w:color w:val="333333"/>
          <w:spacing w:val="2"/>
          <w:sz w:val="17"/>
          <w:szCs w:val="17"/>
          <w:bdr w:val="none" w:color="auto" w:sz="0" w:space="0"/>
          <w:shd w:val="clear" w:fill="F7F7F7"/>
        </w:rPr>
        <w:t>init_memmap()</w:t>
      </w:r>
      <w:r>
        <w:rPr>
          <w:rFonts w:hint="default" w:ascii="Helvetica" w:hAnsi="Helvetica" w:eastAsia="Helvetica" w:cs="Helvetica"/>
          <w:i w:val="0"/>
          <w:iCs w:val="0"/>
          <w:caps w:val="0"/>
          <w:color w:val="333333"/>
          <w:spacing w:val="2"/>
          <w:sz w:val="24"/>
          <w:szCs w:val="24"/>
          <w:shd w:val="clear" w:fill="FFFFFF"/>
        </w:rPr>
        <w:t>实际上会继续调用当前</w:t>
      </w:r>
      <w:r>
        <w:rPr>
          <w:rStyle w:val="14"/>
          <w:rFonts w:hint="default" w:ascii="Consolas" w:hAnsi="Consolas" w:eastAsia="Consolas" w:cs="Consolas"/>
          <w:i w:val="0"/>
          <w:iCs w:val="0"/>
          <w:caps w:val="0"/>
          <w:color w:val="333333"/>
          <w:spacing w:val="2"/>
          <w:sz w:val="17"/>
          <w:szCs w:val="17"/>
          <w:bdr w:val="none" w:color="auto" w:sz="0" w:space="0"/>
          <w:shd w:val="clear" w:fill="F7F7F7"/>
        </w:rPr>
        <w:t>pmm_manager</w:t>
      </w:r>
      <w:r>
        <w:rPr>
          <w:rFonts w:hint="default" w:ascii="Helvetica" w:hAnsi="Helvetica" w:eastAsia="Helvetica" w:cs="Helvetica"/>
          <w:i w:val="0"/>
          <w:iCs w:val="0"/>
          <w:caps w:val="0"/>
          <w:color w:val="333333"/>
          <w:spacing w:val="2"/>
          <w:sz w:val="24"/>
          <w:szCs w:val="24"/>
          <w:shd w:val="clear" w:fill="FFFFFF"/>
        </w:rPr>
        <w:t>提供的初始化接口。</w:t>
      </w:r>
    </w:p>
    <w:p w14:paraId="5A078BE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kern/mm/pmm.c</w:t>
      </w:r>
    </w:p>
    <w:p w14:paraId="1559A10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physical memory management</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pmm_manager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pmm_manager</w:t>
      </w:r>
      <w:r>
        <w:rPr>
          <w:rFonts w:hint="default" w:ascii="Consolas" w:hAnsi="Consolas" w:eastAsia="Consolas" w:cs="Consolas"/>
          <w:i w:val="0"/>
          <w:iCs w:val="0"/>
          <w:caps w:val="0"/>
          <w:color w:val="CCCCCC"/>
          <w:spacing w:val="2"/>
          <w:sz w:val="17"/>
          <w:szCs w:val="17"/>
          <w:bdr w:val="none" w:color="auto" w:sz="0" w:space="0"/>
          <w:shd w:val="clear" w:fill="2D2D2D"/>
        </w:rPr>
        <w:t>;</w:t>
      </w:r>
    </w:p>
    <w:p w14:paraId="0B08B1D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3982494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init_memmap - call pmm-&gt;init_memmap to build Page struct for free memory</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init_memmap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3FEB503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pmm_manager</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08D49"/>
          <w:spacing w:val="2"/>
          <w:sz w:val="17"/>
          <w:szCs w:val="17"/>
          <w:bdr w:val="none" w:color="auto" w:sz="0" w:space="0"/>
          <w:shd w:val="clear" w:fill="2D2D2D"/>
        </w:rPr>
        <w:t>init_memmap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790FAA3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kern/mm/pmm.h</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ifndef</w:t>
      </w:r>
      <w:r>
        <w:rPr>
          <w:rFonts w:hint="default" w:ascii="Consolas" w:hAnsi="Consolas" w:eastAsia="Consolas" w:cs="Consolas"/>
          <w:i w:val="0"/>
          <w:iCs w:val="0"/>
          <w:caps w:val="0"/>
          <w:color w:val="F8C555"/>
          <w:spacing w:val="2"/>
          <w:sz w:val="17"/>
          <w:szCs w:val="17"/>
          <w:bdr w:val="none" w:color="auto" w:sz="0" w:space="0"/>
          <w:shd w:val="clear" w:fill="2D2D2D"/>
        </w:rPr>
        <w:t xml:space="preserve"> __KERN_MM_PMM_H__#</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__KERN_MM_PMM_H__</w:t>
      </w:r>
    </w:p>
    <w:p w14:paraId="699F3C1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include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&lt;assert.h&gt;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include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&lt;defs.h&gt;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include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&lt;memlayout.h&gt;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include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&lt;mmu.h&gt;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include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&lt;riscv.h&gt;</w:t>
      </w:r>
    </w:p>
    <w:p w14:paraId="3C1237F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pmm_manager is a physical memory management class. A special pmm manager -// XXX_pmm_manager// only needs to implement the methods in pmm_manager class, then// XXX_pmm_manager can be used// by ucore to manage the total physical memory space.</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pmm_manager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2AA74D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char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name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XXX_pmm_manager's name</w:t>
      </w:r>
    </w:p>
    <w:p w14:paraId="5658CD2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init</w:t>
      </w:r>
      <w:r>
        <w:rPr>
          <w:rFonts w:hint="default" w:ascii="Consolas" w:hAnsi="Consolas" w:eastAsia="Consolas" w:cs="Consolas"/>
          <w:i w:val="0"/>
          <w:iCs w:val="0"/>
          <w:caps w:val="0"/>
          <w:color w:val="CCCCCC"/>
          <w:spacing w:val="2"/>
          <w:sz w:val="17"/>
          <w:szCs w:val="17"/>
          <w:bdr w:val="none" w:color="auto" w:sz="0" w:space="0"/>
          <w:shd w:val="clear" w:fill="2D2D2D"/>
        </w:rPr>
        <w:t>)(</w:t>
      </w:r>
    </w:p>
    <w:p w14:paraId="08A16D4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初始化XXX_pmm_manager内部的数据结构（如空闲页面的链表）</w:t>
      </w:r>
    </w:p>
    <w:p w14:paraId="6D36E8E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init_memmap</w:t>
      </w:r>
      <w:r>
        <w:rPr>
          <w:rFonts w:hint="default" w:ascii="Consolas" w:hAnsi="Consolas" w:eastAsia="Consolas" w:cs="Consolas"/>
          <w:i w:val="0"/>
          <w:iCs w:val="0"/>
          <w:caps w:val="0"/>
          <w:color w:val="CCCCCC"/>
          <w:spacing w:val="2"/>
          <w:sz w:val="17"/>
          <w:szCs w:val="17"/>
          <w:bdr w:val="none" w:color="auto" w:sz="0" w:space="0"/>
          <w:shd w:val="clear" w:fill="2D2D2D"/>
        </w:rPr>
        <w:t>)(</w:t>
      </w:r>
    </w:p>
    <w:p w14:paraId="2047676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479B3B5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//知道了可用的物理页面数目之后，进行更详细的初始化</w:t>
      </w:r>
    </w:p>
    <w:p w14:paraId="6101801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alloc_pages</w:t>
      </w:r>
      <w:r>
        <w:rPr>
          <w:rFonts w:hint="default" w:ascii="Consolas" w:hAnsi="Consolas" w:eastAsia="Consolas" w:cs="Consolas"/>
          <w:i w:val="0"/>
          <w:iCs w:val="0"/>
          <w:caps w:val="0"/>
          <w:color w:val="CCCCCC"/>
          <w:spacing w:val="2"/>
          <w:sz w:val="17"/>
          <w:szCs w:val="17"/>
          <w:bdr w:val="none" w:color="auto" w:sz="0" w:space="0"/>
          <w:shd w:val="clear" w:fill="2D2D2D"/>
        </w:rPr>
        <w:t>)(</w:t>
      </w:r>
    </w:p>
    <w:p w14:paraId="2DD9B88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分配至少n个物理页面, 根据分配算法可能返回不同的结果</w:t>
      </w:r>
    </w:p>
    <w:p w14:paraId="7557012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free &gt;=n pages with</w:t>
      </w:r>
    </w:p>
    <w:p w14:paraId="035ACAF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"base" addr of Page</w:t>
      </w:r>
    </w:p>
    <w:p w14:paraId="50A90E4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descriptor</w:t>
      </w:r>
    </w:p>
    <w:p w14:paraId="403AC5B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structures(memlayout.h)</w:t>
      </w:r>
    </w:p>
    <w:p w14:paraId="493812B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nr_free_pages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返回空闲物理页面的数目</w:t>
      </w:r>
    </w:p>
    <w:p w14:paraId="6C1E77F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check</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测试正确性</w:t>
      </w:r>
      <w:r>
        <w:rPr>
          <w:rFonts w:hint="default" w:ascii="Consolas" w:hAnsi="Consolas" w:eastAsia="Consolas" w:cs="Consolas"/>
          <w:i w:val="0"/>
          <w:iCs w:val="0"/>
          <w:caps w:val="0"/>
          <w:color w:val="CCCCCC"/>
          <w:spacing w:val="2"/>
          <w:sz w:val="17"/>
          <w:szCs w:val="17"/>
          <w:bdr w:val="none" w:color="auto" w:sz="0" w:space="0"/>
          <w:shd w:val="clear" w:fill="2D2D2D"/>
        </w:rPr>
        <w:t>};</w:t>
      </w:r>
    </w:p>
    <w:p w14:paraId="7ED236D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extern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pmm_manager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pmm_manager</w:t>
      </w:r>
      <w:r>
        <w:rPr>
          <w:rFonts w:hint="default" w:ascii="Consolas" w:hAnsi="Consolas" w:eastAsia="Consolas" w:cs="Consolas"/>
          <w:i w:val="0"/>
          <w:iCs w:val="0"/>
          <w:caps w:val="0"/>
          <w:color w:val="CCCCCC"/>
          <w:spacing w:val="2"/>
          <w:sz w:val="17"/>
          <w:szCs w:val="17"/>
          <w:bdr w:val="none" w:color="auto" w:sz="0" w:space="0"/>
          <w:shd w:val="clear" w:fill="2D2D2D"/>
        </w:rPr>
        <w:t>;</w:t>
      </w:r>
    </w:p>
    <w:p w14:paraId="4D4FBEE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pmm_init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p>
    <w:p w14:paraId="5FBC199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alloc_pages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nr_free_pages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number of free pages</w:t>
      </w:r>
    </w:p>
    <w:p w14:paraId="74F7392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alloc_page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alloc_pages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1</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free_page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1</w:t>
      </w:r>
      <w:r>
        <w:rPr>
          <w:rFonts w:hint="default" w:ascii="Consolas" w:hAnsi="Consolas" w:eastAsia="Consolas" w:cs="Consolas"/>
          <w:i w:val="0"/>
          <w:iCs w:val="0"/>
          <w:caps w:val="0"/>
          <w:color w:val="CCCCCC"/>
          <w:spacing w:val="2"/>
          <w:sz w:val="17"/>
          <w:szCs w:val="17"/>
          <w:bdr w:val="none" w:color="auto" w:sz="0" w:space="0"/>
          <w:shd w:val="clear" w:fill="2D2D2D"/>
        </w:rPr>
        <w:t>)</w:t>
      </w:r>
    </w:p>
    <w:p w14:paraId="7AB956E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pmm_manager提供了各种接口：分配页面，释放页面，查看当前空闲页面数。但是我们好像始终没看见pmm_manager内部对这些接口的实现，其实是因为那些接口只是作为函数指针，作为pmm_manager的一部分，我们需要把那些函数指针变量赋值为真正的函数名称。</w:t>
      </w:r>
    </w:p>
    <w:p w14:paraId="583F70EF">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还记得最早我们在</w:t>
      </w:r>
      <w:r>
        <w:rPr>
          <w:rStyle w:val="14"/>
          <w:rFonts w:hint="default" w:ascii="Consolas" w:hAnsi="Consolas" w:eastAsia="Consolas" w:cs="Consolas"/>
          <w:i w:val="0"/>
          <w:iCs w:val="0"/>
          <w:caps w:val="0"/>
          <w:color w:val="333333"/>
          <w:spacing w:val="2"/>
          <w:sz w:val="17"/>
          <w:szCs w:val="17"/>
          <w:bdr w:val="none" w:color="auto" w:sz="0" w:space="0"/>
          <w:shd w:val="clear" w:fill="F7F7F7"/>
        </w:rPr>
        <w:t>pmm_init()</w:t>
      </w:r>
      <w:r>
        <w:rPr>
          <w:rFonts w:hint="default" w:ascii="Helvetica" w:hAnsi="Helvetica" w:eastAsia="Helvetica" w:cs="Helvetica"/>
          <w:i w:val="0"/>
          <w:iCs w:val="0"/>
          <w:caps w:val="0"/>
          <w:color w:val="333333"/>
          <w:spacing w:val="2"/>
          <w:sz w:val="24"/>
          <w:szCs w:val="24"/>
          <w:shd w:val="clear" w:fill="FFFFFF"/>
        </w:rPr>
        <w:t>里首先调用了</w:t>
      </w:r>
      <w:r>
        <w:rPr>
          <w:rStyle w:val="14"/>
          <w:rFonts w:hint="default" w:ascii="Consolas" w:hAnsi="Consolas" w:eastAsia="Consolas" w:cs="Consolas"/>
          <w:i w:val="0"/>
          <w:iCs w:val="0"/>
          <w:caps w:val="0"/>
          <w:color w:val="333333"/>
          <w:spacing w:val="2"/>
          <w:sz w:val="17"/>
          <w:szCs w:val="17"/>
          <w:bdr w:val="none" w:color="auto" w:sz="0" w:space="0"/>
          <w:shd w:val="clear" w:fill="F7F7F7"/>
        </w:rPr>
        <w:t>init_pmm_manager()</w:t>
      </w:r>
      <w:r>
        <w:rPr>
          <w:rFonts w:hint="default" w:ascii="Helvetica" w:hAnsi="Helvetica" w:eastAsia="Helvetica" w:cs="Helvetica"/>
          <w:i w:val="0"/>
          <w:iCs w:val="0"/>
          <w:caps w:val="0"/>
          <w:color w:val="333333"/>
          <w:spacing w:val="2"/>
          <w:sz w:val="24"/>
          <w:szCs w:val="24"/>
          <w:shd w:val="clear" w:fill="FFFFFF"/>
        </w:rPr>
        <w:t>, 在这里面我们把pmm_manager的指针赋值成</w:t>
      </w:r>
      <w:r>
        <w:rPr>
          <w:rStyle w:val="14"/>
          <w:rFonts w:hint="default" w:ascii="Consolas" w:hAnsi="Consolas" w:eastAsia="Consolas" w:cs="Consolas"/>
          <w:i w:val="0"/>
          <w:iCs w:val="0"/>
          <w:caps w:val="0"/>
          <w:color w:val="333333"/>
          <w:spacing w:val="2"/>
          <w:sz w:val="17"/>
          <w:szCs w:val="17"/>
          <w:bdr w:val="none" w:color="auto" w:sz="0" w:space="0"/>
          <w:shd w:val="clear" w:fill="F7F7F7"/>
        </w:rPr>
        <w:t>&amp;default_pmm_manager</w:t>
      </w:r>
      <w:r>
        <w:rPr>
          <w:rFonts w:hint="default" w:ascii="Helvetica" w:hAnsi="Helvetica" w:eastAsia="Helvetica" w:cs="Helvetica"/>
          <w:i w:val="0"/>
          <w:iCs w:val="0"/>
          <w:caps w:val="0"/>
          <w:color w:val="333333"/>
          <w:spacing w:val="2"/>
          <w:sz w:val="24"/>
          <w:szCs w:val="24"/>
          <w:shd w:val="clear" w:fill="FFFFFF"/>
        </w:rPr>
        <w:t>， 看起来我们在这里实现了那些接口。</w:t>
      </w:r>
    </w:p>
    <w:p w14:paraId="0270C17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init_pmm_manager - initialize a pmm_manager instance</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init_pmm_manager</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B34639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pmm_manager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default_pmm_manager</w:t>
      </w:r>
      <w:r>
        <w:rPr>
          <w:rFonts w:hint="default" w:ascii="Consolas" w:hAnsi="Consolas" w:eastAsia="Consolas" w:cs="Consolas"/>
          <w:i w:val="0"/>
          <w:iCs w:val="0"/>
          <w:caps w:val="0"/>
          <w:color w:val="CCCCCC"/>
          <w:spacing w:val="2"/>
          <w:sz w:val="17"/>
          <w:szCs w:val="17"/>
          <w:bdr w:val="none" w:color="auto" w:sz="0" w:space="0"/>
          <w:shd w:val="clear" w:fill="2D2D2D"/>
        </w:rPr>
        <w:t>;</w:t>
      </w:r>
    </w:p>
    <w:p w14:paraId="3A13103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cprintf</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7EC699"/>
          <w:spacing w:val="2"/>
          <w:sz w:val="17"/>
          <w:szCs w:val="17"/>
          <w:bdr w:val="none" w:color="auto" w:sz="0" w:space="0"/>
          <w:shd w:val="clear" w:fill="2D2D2D"/>
        </w:rPr>
        <w:t>"memory management: %s\n"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pmm_manager</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name</w:t>
      </w:r>
      <w:r>
        <w:rPr>
          <w:rFonts w:hint="default" w:ascii="Consolas" w:hAnsi="Consolas" w:eastAsia="Consolas" w:cs="Consolas"/>
          <w:i w:val="0"/>
          <w:iCs w:val="0"/>
          <w:caps w:val="0"/>
          <w:color w:val="CCCCCC"/>
          <w:spacing w:val="2"/>
          <w:sz w:val="17"/>
          <w:szCs w:val="17"/>
          <w:bdr w:val="none" w:color="auto" w:sz="0" w:space="0"/>
          <w:shd w:val="clear" w:fill="2D2D2D"/>
        </w:rPr>
        <w:t>);</w:t>
      </w:r>
    </w:p>
    <w:p w14:paraId="07684BD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pmm_manager</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08D49"/>
          <w:spacing w:val="2"/>
          <w:sz w:val="17"/>
          <w:szCs w:val="17"/>
          <w:bdr w:val="none" w:color="auto" w:sz="0" w:space="0"/>
          <w:shd w:val="clear" w:fill="2D2D2D"/>
        </w:rPr>
        <w:t>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999999"/>
          <w:spacing w:val="2"/>
          <w:sz w:val="17"/>
          <w:szCs w:val="17"/>
          <w:bdr w:val="none" w:color="auto" w:sz="0" w:space="0"/>
          <w:shd w:val="clear" w:fill="2D2D2D"/>
        </w:rPr>
        <w:t>// alloc_pages - call pmm-&gt;alloc_pages to allocate a continuous n*PAGESIZE// memory</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alloc_pages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D5B030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return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pmm_manager</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08D49"/>
          <w:spacing w:val="2"/>
          <w:sz w:val="17"/>
          <w:szCs w:val="17"/>
          <w:bdr w:val="none" w:color="auto" w:sz="0" w:space="0"/>
          <w:shd w:val="clear" w:fill="2D2D2D"/>
        </w:rPr>
        <w:t>alloc_pages</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n</w:t>
      </w:r>
      <w:r>
        <w:rPr>
          <w:rFonts w:hint="default" w:ascii="Consolas" w:hAnsi="Consolas" w:eastAsia="Consolas" w:cs="Consolas"/>
          <w:i w:val="0"/>
          <w:iCs w:val="0"/>
          <w:caps w:val="0"/>
          <w:color w:val="CCCCCC"/>
          <w:spacing w:val="2"/>
          <w:sz w:val="17"/>
          <w:szCs w:val="17"/>
          <w:bdr w:val="none" w:color="auto" w:sz="0" w:space="0"/>
          <w:shd w:val="clear" w:fill="2D2D2D"/>
        </w:rPr>
        <w:t>);}</w:t>
      </w:r>
    </w:p>
    <w:p w14:paraId="0D55FCD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free_pages - call pmm-&gt;free_pages to free a continuous n*PAGESIZE memory</w:t>
      </w:r>
      <w:r>
        <w:rPr>
          <w:rFonts w:hint="default" w:ascii="Consolas" w:hAnsi="Consolas" w:eastAsia="Consolas" w:cs="Consolas"/>
          <w:i w:val="0"/>
          <w:iCs w:val="0"/>
          <w:caps w:val="0"/>
          <w:color w:val="CC99CD"/>
          <w:spacing w:val="2"/>
          <w:sz w:val="17"/>
          <w:szCs w:val="17"/>
          <w:bdr w:val="none" w:color="auto" w:sz="0" w:space="0"/>
          <w:shd w:val="clear" w:fill="2D2D2D"/>
        </w:rPr>
        <w:t>void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BC6938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pmm_manager</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08D49"/>
          <w:spacing w:val="2"/>
          <w:sz w:val="17"/>
          <w:szCs w:val="17"/>
          <w:bdr w:val="none" w:color="auto" w:sz="0" w:space="0"/>
          <w:shd w:val="clear" w:fill="2D2D2D"/>
        </w:rPr>
        <w:t>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0360CC4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nr_free_pages - call pmm-&gt;nr_free_pages to get the size (nr*PAGESIZE)// of current free memory</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nr_free_pages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B6ADD6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return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pmm_manager</w:t>
      </w:r>
      <w:r>
        <w:rPr>
          <w:rFonts w:hint="default" w:ascii="Consolas" w:hAnsi="Consolas" w:eastAsia="Consolas" w:cs="Consolas"/>
          <w:i w:val="0"/>
          <w:iCs w:val="0"/>
          <w:caps w:val="0"/>
          <w:color w:val="67CDCC"/>
          <w:spacing w:val="2"/>
          <w:sz w:val="17"/>
          <w:szCs w:val="17"/>
          <w:bdr w:val="none" w:color="auto" w:sz="0" w:space="0"/>
          <w:shd w:val="clear" w:fill="2D2D2D"/>
        </w:rPr>
        <w:t>-&gt;</w:t>
      </w:r>
      <w:r>
        <w:rPr>
          <w:rFonts w:hint="default" w:ascii="Consolas" w:hAnsi="Consolas" w:eastAsia="Consolas" w:cs="Consolas"/>
          <w:i w:val="0"/>
          <w:iCs w:val="0"/>
          <w:caps w:val="0"/>
          <w:color w:val="F08D49"/>
          <w:spacing w:val="2"/>
          <w:sz w:val="17"/>
          <w:szCs w:val="17"/>
          <w:bdr w:val="none" w:color="auto" w:sz="0" w:space="0"/>
          <w:shd w:val="clear" w:fill="2D2D2D"/>
        </w:rPr>
        <w:t>nr_free_pages</w:t>
      </w:r>
      <w:r>
        <w:rPr>
          <w:rFonts w:hint="default" w:ascii="Consolas" w:hAnsi="Consolas" w:eastAsia="Consolas" w:cs="Consolas"/>
          <w:i w:val="0"/>
          <w:iCs w:val="0"/>
          <w:caps w:val="0"/>
          <w:color w:val="CCCCCC"/>
          <w:spacing w:val="2"/>
          <w:sz w:val="17"/>
          <w:szCs w:val="17"/>
          <w:bdr w:val="none" w:color="auto" w:sz="0" w:space="0"/>
          <w:shd w:val="clear" w:fill="2D2D2D"/>
        </w:rPr>
        <w:t>();}</w:t>
      </w:r>
    </w:p>
    <w:p w14:paraId="79F9457D">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到现在，我们距离完整的内存管理， 就只差</w:t>
      </w:r>
      <w:r>
        <w:rPr>
          <w:rStyle w:val="14"/>
          <w:rFonts w:hint="default" w:ascii="Consolas" w:hAnsi="Consolas" w:eastAsia="Consolas" w:cs="Consolas"/>
          <w:i w:val="0"/>
          <w:iCs w:val="0"/>
          <w:caps w:val="0"/>
          <w:color w:val="333333"/>
          <w:spacing w:val="2"/>
          <w:sz w:val="17"/>
          <w:szCs w:val="17"/>
          <w:bdr w:val="none" w:color="auto" w:sz="0" w:space="0"/>
          <w:shd w:val="clear" w:fill="F7F7F7"/>
        </w:rPr>
        <w:t>default_pmm_manager</w:t>
      </w:r>
      <w:r>
        <w:rPr>
          <w:rFonts w:hint="default" w:ascii="Helvetica" w:hAnsi="Helvetica" w:eastAsia="Helvetica" w:cs="Helvetica"/>
          <w:i w:val="0"/>
          <w:iCs w:val="0"/>
          <w:caps w:val="0"/>
          <w:color w:val="333333"/>
          <w:spacing w:val="2"/>
          <w:sz w:val="24"/>
          <w:szCs w:val="24"/>
          <w:shd w:val="clear" w:fill="FFFFFF"/>
        </w:rPr>
        <w:t>结构体的实现了，也就是我们要在里面实现页面分配算法。</w:t>
      </w:r>
    </w:p>
    <w:p w14:paraId="520BDA3D">
      <w:pPr>
        <w:pStyle w:val="5"/>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页面分配算法</w:t>
      </w:r>
    </w:p>
    <w:p w14:paraId="518DF99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我们在</w:t>
      </w:r>
      <w:r>
        <w:rPr>
          <w:rStyle w:val="14"/>
          <w:rFonts w:ascii="Consolas" w:hAnsi="Consolas" w:eastAsia="Consolas" w:cs="Consolas"/>
          <w:i w:val="0"/>
          <w:iCs w:val="0"/>
          <w:caps w:val="0"/>
          <w:color w:val="333333"/>
          <w:spacing w:val="2"/>
          <w:sz w:val="17"/>
          <w:szCs w:val="17"/>
          <w:bdr w:val="none" w:color="auto" w:sz="0" w:space="0"/>
          <w:shd w:val="clear" w:fill="F7F7F7"/>
        </w:rPr>
        <w:t>default_pmm.c</w:t>
      </w:r>
      <w:r>
        <w:rPr>
          <w:rFonts w:hint="default" w:ascii="Helvetica" w:hAnsi="Helvetica" w:eastAsia="Helvetica" w:cs="Helvetica"/>
          <w:i w:val="0"/>
          <w:iCs w:val="0"/>
          <w:caps w:val="0"/>
          <w:color w:val="333333"/>
          <w:spacing w:val="2"/>
          <w:sz w:val="24"/>
          <w:szCs w:val="24"/>
          <w:shd w:val="clear" w:fill="FFFFFF"/>
        </w:rPr>
        <w:t>定义了一个pmm_manager类型的结构体，并实现它的接口</w:t>
      </w:r>
    </w:p>
    <w:p w14:paraId="297E2A1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kern/mm/default_pmm.h</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ifndef</w:t>
      </w:r>
      <w:r>
        <w:rPr>
          <w:rFonts w:hint="default" w:ascii="Consolas" w:hAnsi="Consolas" w:eastAsia="Consolas" w:cs="Consolas"/>
          <w:i w:val="0"/>
          <w:iCs w:val="0"/>
          <w:caps w:val="0"/>
          <w:color w:val="F8C555"/>
          <w:spacing w:val="2"/>
          <w:sz w:val="17"/>
          <w:szCs w:val="17"/>
          <w:bdr w:val="none" w:color="auto" w:sz="0" w:space="0"/>
          <w:shd w:val="clear" w:fill="2D2D2D"/>
        </w:rPr>
        <w:t xml:space="preserve"> __KERN_MM_DEFAULT_PMM_H__#</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__KERN_MM_DEFAULT_PMM_H__</w:t>
      </w:r>
    </w:p>
    <w:p w14:paraId="35FDC11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include</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&lt;pmm.h&gt;</w:t>
      </w:r>
    </w:p>
    <w:p w14:paraId="48D6A2C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extern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pmm_manager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default_pmm_manager</w:t>
      </w:r>
      <w:r>
        <w:rPr>
          <w:rFonts w:hint="default" w:ascii="Consolas" w:hAnsi="Consolas" w:eastAsia="Consolas" w:cs="Consolas"/>
          <w:i w:val="0"/>
          <w:iCs w:val="0"/>
          <w:caps w:val="0"/>
          <w:color w:val="CCCCCC"/>
          <w:spacing w:val="2"/>
          <w:sz w:val="17"/>
          <w:szCs w:val="17"/>
          <w:bdr w:val="none" w:color="auto" w:sz="0" w:space="0"/>
          <w:shd w:val="clear" w:fill="2D2D2D"/>
        </w:rPr>
        <w:t>;</w:t>
      </w:r>
    </w:p>
    <w:p w14:paraId="492ABCD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endif</w:t>
      </w:r>
      <w:r>
        <w:rPr>
          <w:rFonts w:hint="default" w:ascii="Consolas" w:hAnsi="Consolas" w:eastAsia="Consolas" w:cs="Consolas"/>
          <w:i w:val="0"/>
          <w:iCs w:val="0"/>
          <w:caps w:val="0"/>
          <w:color w:val="F8C555"/>
          <w:spacing w:val="2"/>
          <w:sz w:val="17"/>
          <w:szCs w:val="17"/>
          <w:bdr w:val="none" w:color="auto" w:sz="0" w:space="0"/>
          <w:shd w:val="clear" w:fill="2D2D2D"/>
        </w:rPr>
        <w:t xml:space="preserve"> </w:t>
      </w:r>
      <w:r>
        <w:rPr>
          <w:rFonts w:hint="default" w:ascii="Consolas" w:hAnsi="Consolas" w:eastAsia="Consolas" w:cs="Consolas"/>
          <w:i w:val="0"/>
          <w:iCs w:val="0"/>
          <w:caps w:val="0"/>
          <w:color w:val="999999"/>
          <w:spacing w:val="2"/>
          <w:sz w:val="17"/>
          <w:szCs w:val="17"/>
          <w:bdr w:val="none" w:color="auto" w:sz="0" w:space="0"/>
          <w:shd w:val="clear" w:fill="2D2D2D"/>
        </w:rPr>
        <w:t>/* ! __KERN_MM_DEFAULT_PMM_H__ */</w:t>
      </w:r>
    </w:p>
    <w:p w14:paraId="360D7FA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较为关键的，是一开始如何初始化所有可用页面，以及如何分配和释放页面。大家可以学习下面的代码，其实现了First Fit算法。</w:t>
      </w:r>
    </w:p>
    <w:p w14:paraId="35DC74E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kern/mm/default_pmm.c</w:t>
      </w:r>
      <w:r>
        <w:rPr>
          <w:rFonts w:hint="default" w:ascii="Consolas" w:hAnsi="Consolas" w:eastAsia="Consolas" w:cs="Consolas"/>
          <w:i w:val="0"/>
          <w:iCs w:val="0"/>
          <w:caps w:val="0"/>
          <w:color w:val="F8C555"/>
          <w:spacing w:val="2"/>
          <w:sz w:val="17"/>
          <w:szCs w:val="17"/>
          <w:bdr w:val="none" w:color="auto" w:sz="0" w:space="0"/>
          <w:shd w:val="clear" w:fill="2D2D2D"/>
        </w:rPr>
        <w:t>free_area_t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free_area</w:t>
      </w:r>
      <w:r>
        <w:rPr>
          <w:rFonts w:hint="default" w:ascii="Consolas" w:hAnsi="Consolas" w:eastAsia="Consolas" w:cs="Consolas"/>
          <w:i w:val="0"/>
          <w:iCs w:val="0"/>
          <w:caps w:val="0"/>
          <w:color w:val="CCCCCC"/>
          <w:spacing w:val="2"/>
          <w:sz w:val="17"/>
          <w:szCs w:val="17"/>
          <w:bdr w:val="none" w:color="auto" w:sz="0" w:space="0"/>
          <w:shd w:val="clear" w:fill="2D2D2D"/>
        </w:rPr>
        <w:t>;</w:t>
      </w:r>
    </w:p>
    <w:p w14:paraId="4BC6345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free_list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free_area</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define</w:t>
      </w:r>
      <w:r>
        <w:rPr>
          <w:rFonts w:hint="default" w:ascii="Consolas" w:hAnsi="Consolas" w:eastAsia="Consolas" w:cs="Consolas"/>
          <w:i w:val="0"/>
          <w:iCs w:val="0"/>
          <w:caps w:val="0"/>
          <w:color w:val="F8C555"/>
          <w:spacing w:val="2"/>
          <w:sz w:val="17"/>
          <w:szCs w:val="17"/>
          <w:bdr w:val="none" w:color="auto" w:sz="0" w:space="0"/>
          <w:shd w:val="clear" w:fill="2D2D2D"/>
        </w:rPr>
        <w:t xml:space="preserve"> nr_free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free_area</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nr_free</w:t>
      </w:r>
      <w:r>
        <w:rPr>
          <w:rFonts w:hint="default" w:ascii="Consolas" w:hAnsi="Consolas" w:eastAsia="Consolas" w:cs="Consolas"/>
          <w:i w:val="0"/>
          <w:iCs w:val="0"/>
          <w:caps w:val="0"/>
          <w:color w:val="CCCCCC"/>
          <w:spacing w:val="2"/>
          <w:sz w:val="17"/>
          <w:szCs w:val="17"/>
          <w:bdr w:val="none" w:color="auto" w:sz="0" w:space="0"/>
          <w:shd w:val="clear" w:fill="2D2D2D"/>
        </w:rPr>
        <w:t>)</w:t>
      </w:r>
    </w:p>
    <w:p w14:paraId="1DE0233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F08D49"/>
          <w:spacing w:val="2"/>
          <w:sz w:val="17"/>
          <w:szCs w:val="17"/>
          <w:bdr w:val="none" w:color="auto" w:sz="0" w:space="0"/>
          <w:shd w:val="clear" w:fill="2D2D2D"/>
        </w:rPr>
        <w:t>default_init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BD4617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list_init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p>
    <w:p w14:paraId="46E7649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nr_free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999999"/>
          <w:spacing w:val="2"/>
          <w:sz w:val="17"/>
          <w:szCs w:val="17"/>
          <w:bdr w:val="none" w:color="auto" w:sz="0" w:space="0"/>
          <w:shd w:val="clear" w:fill="2D2D2D"/>
        </w:rPr>
        <w:t>//nr_free可以理解为在这里可以使用的一个全局变量，记录可用的物理页面数</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F08D49"/>
          <w:spacing w:val="2"/>
          <w:sz w:val="17"/>
          <w:szCs w:val="17"/>
          <w:bdr w:val="none" w:color="auto" w:sz="0" w:space="0"/>
          <w:shd w:val="clear" w:fill="2D2D2D"/>
        </w:rPr>
        <w:t>default_init_memmap</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69C017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assert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n </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48EC46A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454FEF2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for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D42646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assert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PageReserved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CCCCCC"/>
          <w:spacing w:val="2"/>
          <w:sz w:val="17"/>
          <w:szCs w:val="17"/>
          <w:bdr w:val="none" w:color="auto" w:sz="0" w:space="0"/>
          <w:shd w:val="clear" w:fill="2D2D2D"/>
        </w:rPr>
        <w:t>));</w:t>
      </w:r>
    </w:p>
    <w:p w14:paraId="0F8D2AA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flags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25940D0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set_page_ref</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5AF785D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C02DDA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2863CCF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75D23E6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nr_free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3DE6105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list_empty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798AF8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77A4D05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else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DA65C1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p>
    <w:p w14:paraId="2CFFDD3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while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list_next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D52E36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le2page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6D0CF9F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base </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FD3A9F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list_add_before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005CAAA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break</w:t>
      </w:r>
      <w:r>
        <w:rPr>
          <w:rFonts w:hint="default" w:ascii="Consolas" w:hAnsi="Consolas" w:eastAsia="Consolas" w:cs="Consolas"/>
          <w:i w:val="0"/>
          <w:iCs w:val="0"/>
          <w:caps w:val="0"/>
          <w:color w:val="CCCCCC"/>
          <w:spacing w:val="2"/>
          <w:sz w:val="17"/>
          <w:szCs w:val="17"/>
          <w:bdr w:val="none" w:color="auto" w:sz="0" w:space="0"/>
          <w:shd w:val="clear" w:fill="2D2D2D"/>
        </w:rPr>
        <w:t>;</w:t>
      </w:r>
    </w:p>
    <w:p w14:paraId="56B16CE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else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list_next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B73A69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4C1FE2E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A2CA91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F8C1E9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6155FF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default_alloc_pages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073B20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assert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n </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204A6BB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n </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nr_free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25FE24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return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NULL</w:t>
      </w:r>
      <w:r>
        <w:rPr>
          <w:rFonts w:hint="default" w:ascii="Consolas" w:hAnsi="Consolas" w:eastAsia="Consolas" w:cs="Consolas"/>
          <w:i w:val="0"/>
          <w:iCs w:val="0"/>
          <w:caps w:val="0"/>
          <w:color w:val="CCCCCC"/>
          <w:spacing w:val="2"/>
          <w:sz w:val="17"/>
          <w:szCs w:val="17"/>
          <w:bdr w:val="none" w:color="auto" w:sz="0" w:space="0"/>
          <w:shd w:val="clear" w:fill="2D2D2D"/>
        </w:rPr>
        <w:t>;</w:t>
      </w:r>
    </w:p>
    <w:p w14:paraId="16DFFE2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735693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NULL</w:t>
      </w:r>
      <w:r>
        <w:rPr>
          <w:rFonts w:hint="default" w:ascii="Consolas" w:hAnsi="Consolas" w:eastAsia="Consolas" w:cs="Consolas"/>
          <w:i w:val="0"/>
          <w:iCs w:val="0"/>
          <w:caps w:val="0"/>
          <w:color w:val="CCCCCC"/>
          <w:spacing w:val="2"/>
          <w:sz w:val="17"/>
          <w:szCs w:val="17"/>
          <w:bdr w:val="none" w:color="auto" w:sz="0" w:space="0"/>
          <w:shd w:val="clear" w:fill="2D2D2D"/>
        </w:rPr>
        <w:t>;</w:t>
      </w:r>
    </w:p>
    <w:p w14:paraId="6903B72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p>
    <w:p w14:paraId="5E84C0C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while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list_next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3ACBBFE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le2page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1EFDDAD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B43DDB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CCCCCC"/>
          <w:spacing w:val="2"/>
          <w:sz w:val="17"/>
          <w:szCs w:val="17"/>
          <w:bdr w:val="none" w:color="auto" w:sz="0" w:space="0"/>
          <w:shd w:val="clear" w:fill="2D2D2D"/>
        </w:rPr>
        <w:t>;</w:t>
      </w:r>
    </w:p>
    <w:p w14:paraId="755BB79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break</w:t>
      </w:r>
      <w:r>
        <w:rPr>
          <w:rFonts w:hint="default" w:ascii="Consolas" w:hAnsi="Consolas" w:eastAsia="Consolas" w:cs="Consolas"/>
          <w:i w:val="0"/>
          <w:iCs w:val="0"/>
          <w:caps w:val="0"/>
          <w:color w:val="CCCCCC"/>
          <w:spacing w:val="2"/>
          <w:sz w:val="17"/>
          <w:szCs w:val="17"/>
          <w:bdr w:val="none" w:color="auto" w:sz="0" w:space="0"/>
          <w:shd w:val="clear" w:fill="2D2D2D"/>
        </w:rPr>
        <w:t>;</w:t>
      </w:r>
    </w:p>
    <w:p w14:paraId="7951915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405247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3E7221B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NULL</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A625AE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prev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list_prev</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page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13A3B8F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list_del</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page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628A777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page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0F75FB9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2DBF49A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7231DA6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CCCCCC"/>
          <w:spacing w:val="2"/>
          <w:sz w:val="17"/>
          <w:szCs w:val="17"/>
          <w:bdr w:val="none" w:color="auto" w:sz="0" w:space="0"/>
          <w:shd w:val="clear" w:fill="2D2D2D"/>
        </w:rPr>
        <w:t>);</w:t>
      </w:r>
    </w:p>
    <w:p w14:paraId="7033273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prev</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50076B8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030D43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nr_free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3EB0F50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ClearPageProperty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page</w:t>
      </w:r>
      <w:r>
        <w:rPr>
          <w:rFonts w:hint="default" w:ascii="Consolas" w:hAnsi="Consolas" w:eastAsia="Consolas" w:cs="Consolas"/>
          <w:i w:val="0"/>
          <w:iCs w:val="0"/>
          <w:caps w:val="0"/>
          <w:color w:val="CCCCCC"/>
          <w:spacing w:val="2"/>
          <w:sz w:val="17"/>
          <w:szCs w:val="17"/>
          <w:bdr w:val="none" w:color="auto" w:sz="0" w:space="0"/>
          <w:shd w:val="clear" w:fill="2D2D2D"/>
        </w:rPr>
        <w:t>);</w:t>
      </w:r>
    </w:p>
    <w:p w14:paraId="224AF73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0572002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return</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static</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void</w:t>
      </w:r>
      <w:r>
        <w:rPr>
          <w:rFonts w:hint="default" w:ascii="Consolas" w:hAnsi="Consolas" w:eastAsia="Consolas" w:cs="Consolas"/>
          <w:i w:val="0"/>
          <w:iCs w:val="0"/>
          <w:caps w:val="0"/>
          <w:color w:val="F08D49"/>
          <w:spacing w:val="2"/>
          <w:sz w:val="17"/>
          <w:szCs w:val="17"/>
          <w:bdr w:val="none" w:color="auto" w:sz="0" w:space="0"/>
          <w:shd w:val="clear" w:fill="2D2D2D"/>
        </w:rPr>
        <w:t>default_free_pages</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size_t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6085DA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assert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n </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12F7597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5116507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for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4072F3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assert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PageReserved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&amp;&amp;</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CCCCCC"/>
          <w:spacing w:val="2"/>
          <w:sz w:val="17"/>
          <w:szCs w:val="17"/>
          <w:bdr w:val="none" w:color="auto" w:sz="0" w:space="0"/>
          <w:shd w:val="clear" w:fill="2D2D2D"/>
        </w:rPr>
        <w:t>));</w:t>
      </w:r>
    </w:p>
    <w:p w14:paraId="1346F3B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flags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76100D7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set_page_ref</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0</w:t>
      </w:r>
      <w:r>
        <w:rPr>
          <w:rFonts w:hint="default" w:ascii="Consolas" w:hAnsi="Consolas" w:eastAsia="Consolas" w:cs="Consolas"/>
          <w:i w:val="0"/>
          <w:iCs w:val="0"/>
          <w:caps w:val="0"/>
          <w:color w:val="CCCCCC"/>
          <w:spacing w:val="2"/>
          <w:sz w:val="17"/>
          <w:szCs w:val="17"/>
          <w:bdr w:val="none" w:color="auto" w:sz="0" w:space="0"/>
          <w:shd w:val="clear" w:fill="2D2D2D"/>
        </w:rPr>
        <w:t>);</w:t>
      </w:r>
    </w:p>
    <w:p w14:paraId="1D2A618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E1C8DC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63B22DF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SetPageProperty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79470B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nr_free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n</w:t>
      </w:r>
      <w:r>
        <w:rPr>
          <w:rFonts w:hint="default" w:ascii="Consolas" w:hAnsi="Consolas" w:eastAsia="Consolas" w:cs="Consolas"/>
          <w:i w:val="0"/>
          <w:iCs w:val="0"/>
          <w:caps w:val="0"/>
          <w:color w:val="CCCCCC"/>
          <w:spacing w:val="2"/>
          <w:sz w:val="17"/>
          <w:szCs w:val="17"/>
          <w:bdr w:val="none" w:color="auto" w:sz="0" w:space="0"/>
          <w:shd w:val="clear" w:fill="2D2D2D"/>
        </w:rPr>
        <w:t>;</w:t>
      </w:r>
    </w:p>
    <w:p w14:paraId="070BEB9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1C9B58B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list_empty</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47235A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2FE5382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else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09A35E1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p>
    <w:p w14:paraId="2155D69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while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list_next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47F712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Page</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le2page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5FBA979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base </w:t>
      </w:r>
      <w:r>
        <w:rPr>
          <w:rFonts w:hint="default" w:ascii="Consolas" w:hAnsi="Consolas" w:eastAsia="Consolas" w:cs="Consolas"/>
          <w:i w:val="0"/>
          <w:iCs w:val="0"/>
          <w:caps w:val="0"/>
          <w:color w:val="67CDCC"/>
          <w:spacing w:val="2"/>
          <w:sz w:val="17"/>
          <w:szCs w:val="17"/>
          <w:bdr w:val="none" w:color="auto" w:sz="0" w:space="0"/>
          <w:shd w:val="clear" w:fill="2D2D2D"/>
        </w:rPr>
        <w:t>&lt;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846859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list_add_before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576011B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break</w:t>
      </w:r>
      <w:r>
        <w:rPr>
          <w:rFonts w:hint="default" w:ascii="Consolas" w:hAnsi="Consolas" w:eastAsia="Consolas" w:cs="Consolas"/>
          <w:i w:val="0"/>
          <w:iCs w:val="0"/>
          <w:caps w:val="0"/>
          <w:color w:val="CCCCCC"/>
          <w:spacing w:val="2"/>
          <w:sz w:val="17"/>
          <w:szCs w:val="17"/>
          <w:bdr w:val="none" w:color="auto" w:sz="0" w:space="0"/>
          <w:shd w:val="clear" w:fill="2D2D2D"/>
        </w:rPr>
        <w:t>;</w:t>
      </w:r>
    </w:p>
    <w:p w14:paraId="47896FF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else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F08D49"/>
          <w:spacing w:val="2"/>
          <w:sz w:val="17"/>
          <w:szCs w:val="17"/>
          <w:bdr w:val="none" w:color="auto" w:sz="0" w:space="0"/>
          <w:shd w:val="clear" w:fill="2D2D2D"/>
        </w:rPr>
        <w:t>list_next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E21217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list_add</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20466B8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2A2611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60F15D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016D0E0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6641F38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list_entry_t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list_prev</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6DFFD27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BA15B9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le2page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6BA823B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4E0BF76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property</w:t>
      </w:r>
      <w:r>
        <w:rPr>
          <w:rFonts w:hint="default" w:ascii="Consolas" w:hAnsi="Consolas" w:eastAsia="Consolas" w:cs="Consolas"/>
          <w:i w:val="0"/>
          <w:iCs w:val="0"/>
          <w:caps w:val="0"/>
          <w:color w:val="CCCCCC"/>
          <w:spacing w:val="2"/>
          <w:sz w:val="17"/>
          <w:szCs w:val="17"/>
          <w:bdr w:val="none" w:color="auto" w:sz="0" w:space="0"/>
          <w:shd w:val="clear" w:fill="2D2D2D"/>
        </w:rPr>
        <w:t>;</w:t>
      </w:r>
    </w:p>
    <w:p w14:paraId="69123F5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ClearPageProperty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CCCCCC"/>
          <w:spacing w:val="2"/>
          <w:sz w:val="17"/>
          <w:szCs w:val="17"/>
          <w:bdr w:val="none" w:color="auto" w:sz="0" w:space="0"/>
          <w:shd w:val="clear" w:fill="2D2D2D"/>
        </w:rPr>
        <w:t>);</w:t>
      </w:r>
    </w:p>
    <w:p w14:paraId="120F421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list_del</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0CB7A6E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CCCCCC"/>
          <w:spacing w:val="2"/>
          <w:sz w:val="17"/>
          <w:szCs w:val="17"/>
          <w:bdr w:val="none" w:color="auto" w:sz="0" w:space="0"/>
          <w:shd w:val="clear" w:fill="2D2D2D"/>
        </w:rPr>
        <w:t>;</w:t>
      </w:r>
    </w:p>
    <w:p w14:paraId="6691DC3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227071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6CBA7D6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p>
    <w:p w14:paraId="2B496C0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list_next</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5E946E2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le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67CDCC"/>
          <w:spacing w:val="2"/>
          <w:sz w:val="17"/>
          <w:szCs w:val="17"/>
          <w:bdr w:val="none" w:color="auto" w:sz="0" w:space="0"/>
          <w:shd w:val="clear" w:fill="2D2D2D"/>
        </w:rPr>
        <w:t>&amp;</w:t>
      </w:r>
      <w:r>
        <w:rPr>
          <w:rStyle w:val="14"/>
          <w:rFonts w:hint="default" w:ascii="Consolas" w:hAnsi="Consolas" w:eastAsia="Consolas" w:cs="Consolas"/>
          <w:i w:val="0"/>
          <w:iCs w:val="0"/>
          <w:caps w:val="0"/>
          <w:color w:val="CCCCCC"/>
          <w:spacing w:val="2"/>
          <w:sz w:val="17"/>
          <w:szCs w:val="17"/>
          <w:bdr w:val="none" w:color="auto" w:sz="0" w:space="0"/>
          <w:shd w:val="clear" w:fill="2D2D2D"/>
        </w:rPr>
        <w:t>free_list</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55985C3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le2page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le</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67DA33E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if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base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182C545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base</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property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property</w:t>
      </w:r>
      <w:r>
        <w:rPr>
          <w:rFonts w:hint="default" w:ascii="Consolas" w:hAnsi="Consolas" w:eastAsia="Consolas" w:cs="Consolas"/>
          <w:i w:val="0"/>
          <w:iCs w:val="0"/>
          <w:caps w:val="0"/>
          <w:color w:val="CCCCCC"/>
          <w:spacing w:val="2"/>
          <w:sz w:val="17"/>
          <w:szCs w:val="17"/>
          <w:bdr w:val="none" w:color="auto" w:sz="0" w:space="0"/>
          <w:shd w:val="clear" w:fill="2D2D2D"/>
        </w:rPr>
        <w:t>;</w:t>
      </w:r>
    </w:p>
    <w:p w14:paraId="53E010A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ClearPageProperty</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CCCCCC"/>
          <w:spacing w:val="2"/>
          <w:sz w:val="17"/>
          <w:szCs w:val="17"/>
          <w:bdr w:val="none" w:color="auto" w:sz="0" w:space="0"/>
          <w:shd w:val="clear" w:fill="2D2D2D"/>
        </w:rPr>
        <w:t>);</w:t>
      </w:r>
    </w:p>
    <w:p w14:paraId="2065B3D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list_del</w:t>
      </w:r>
      <w:r>
        <w:rPr>
          <w:rFonts w:hint="default" w:ascii="Consolas" w:hAnsi="Consolas" w:eastAsia="Consolas" w:cs="Consolas"/>
          <w:i w:val="0"/>
          <w:iCs w:val="0"/>
          <w:caps w:val="0"/>
          <w:color w:val="CCCCCC"/>
          <w:spacing w:val="2"/>
          <w:sz w:val="17"/>
          <w:szCs w:val="17"/>
          <w:bdr w:val="none" w:color="auto" w:sz="0" w:space="0"/>
          <w:shd w:val="clear" w:fill="2D2D2D"/>
        </w:rPr>
        <w:t>(</w:t>
      </w:r>
      <w:r>
        <w:rPr>
          <w:rFonts w:hint="default" w:ascii="Consolas" w:hAnsi="Consolas" w:eastAsia="Consolas" w:cs="Consolas"/>
          <w:i w:val="0"/>
          <w:iCs w:val="0"/>
          <w:caps w:val="0"/>
          <w:color w:val="67CDCC"/>
          <w:spacing w:val="2"/>
          <w:sz w:val="17"/>
          <w:szCs w:val="17"/>
          <w:bdr w:val="none" w:color="auto" w:sz="0" w:space="0"/>
          <w:shd w:val="clear" w:fill="2D2D2D"/>
        </w:rPr>
        <w:t>&amp;</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p</w:t>
      </w:r>
      <w:r>
        <w:rPr>
          <w:rFonts w:hint="default" w:ascii="Consolas" w:hAnsi="Consolas" w:eastAsia="Consolas" w:cs="Consolas"/>
          <w:i w:val="0"/>
          <w:iCs w:val="0"/>
          <w:caps w:val="0"/>
          <w:color w:val="67CDCC"/>
          <w:spacing w:val="2"/>
          <w:sz w:val="17"/>
          <w:szCs w:val="17"/>
          <w:bdr w:val="none" w:color="auto" w:sz="0" w:space="0"/>
          <w:shd w:val="clear" w:fill="2D2D2D"/>
        </w:rPr>
        <w:t>-&gt;</w:t>
      </w:r>
      <w:r>
        <w:rPr>
          <w:rStyle w:val="14"/>
          <w:rFonts w:hint="default" w:ascii="Consolas" w:hAnsi="Consolas" w:eastAsia="Consolas" w:cs="Consolas"/>
          <w:i w:val="0"/>
          <w:iCs w:val="0"/>
          <w:caps w:val="0"/>
          <w:color w:val="CCCCCC"/>
          <w:spacing w:val="2"/>
          <w:sz w:val="17"/>
          <w:szCs w:val="17"/>
          <w:bdr w:val="none" w:color="auto" w:sz="0" w:space="0"/>
          <w:shd w:val="clear" w:fill="2D2D2D"/>
        </w:rPr>
        <w:t>page_link</w:t>
      </w:r>
      <w:r>
        <w:rPr>
          <w:rFonts w:hint="default" w:ascii="Consolas" w:hAnsi="Consolas" w:eastAsia="Consolas" w:cs="Consolas"/>
          <w:i w:val="0"/>
          <w:iCs w:val="0"/>
          <w:caps w:val="0"/>
          <w:color w:val="CCCCCC"/>
          <w:spacing w:val="2"/>
          <w:sz w:val="17"/>
          <w:szCs w:val="17"/>
          <w:bdr w:val="none" w:color="auto" w:sz="0" w:space="0"/>
          <w:shd w:val="clear" w:fill="2D2D2D"/>
        </w:rPr>
        <w:t>));</w:t>
      </w:r>
    </w:p>
    <w:p w14:paraId="1FB758E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2C78C0D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726B524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CC99CD"/>
          <w:spacing w:val="2"/>
          <w:sz w:val="17"/>
          <w:szCs w:val="17"/>
          <w:bdr w:val="none" w:color="auto" w:sz="0" w:space="0"/>
          <w:shd w:val="clear" w:fill="2D2D2D"/>
        </w:rPr>
        <w:t>const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struct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8C555"/>
          <w:spacing w:val="2"/>
          <w:sz w:val="17"/>
          <w:szCs w:val="17"/>
          <w:bdr w:val="none" w:color="auto" w:sz="0" w:space="0"/>
          <w:shd w:val="clear" w:fill="2D2D2D"/>
        </w:rPr>
        <w:t>pmm_manager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default_pmm_manager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p>
    <w:p w14:paraId="38467FD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name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"default_pmm_manager"</w:t>
      </w:r>
      <w:r>
        <w:rPr>
          <w:rFonts w:hint="default" w:ascii="Consolas" w:hAnsi="Consolas" w:eastAsia="Consolas" w:cs="Consolas"/>
          <w:i w:val="0"/>
          <w:iCs w:val="0"/>
          <w:caps w:val="0"/>
          <w:color w:val="CCCCCC"/>
          <w:spacing w:val="2"/>
          <w:sz w:val="17"/>
          <w:szCs w:val="17"/>
          <w:bdr w:val="none" w:color="auto" w:sz="0" w:space="0"/>
          <w:shd w:val="clear" w:fill="2D2D2D"/>
        </w:rPr>
        <w:t>,</w:t>
      </w:r>
    </w:p>
    <w:p w14:paraId="133332D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init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default_init</w:t>
      </w:r>
      <w:r>
        <w:rPr>
          <w:rFonts w:hint="default" w:ascii="Consolas" w:hAnsi="Consolas" w:eastAsia="Consolas" w:cs="Consolas"/>
          <w:i w:val="0"/>
          <w:iCs w:val="0"/>
          <w:caps w:val="0"/>
          <w:color w:val="CCCCCC"/>
          <w:spacing w:val="2"/>
          <w:sz w:val="17"/>
          <w:szCs w:val="17"/>
          <w:bdr w:val="none" w:color="auto" w:sz="0" w:space="0"/>
          <w:shd w:val="clear" w:fill="2D2D2D"/>
        </w:rPr>
        <w:t>,</w:t>
      </w:r>
    </w:p>
    <w:p w14:paraId="3D144C4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init_memmap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default_init_memmap</w:t>
      </w:r>
      <w:r>
        <w:rPr>
          <w:rFonts w:hint="default" w:ascii="Consolas" w:hAnsi="Consolas" w:eastAsia="Consolas" w:cs="Consolas"/>
          <w:i w:val="0"/>
          <w:iCs w:val="0"/>
          <w:caps w:val="0"/>
          <w:color w:val="CCCCCC"/>
          <w:spacing w:val="2"/>
          <w:sz w:val="17"/>
          <w:szCs w:val="17"/>
          <w:bdr w:val="none" w:color="auto" w:sz="0" w:space="0"/>
          <w:shd w:val="clear" w:fill="2D2D2D"/>
        </w:rPr>
        <w:t>,</w:t>
      </w:r>
    </w:p>
    <w:p w14:paraId="4E81870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alloc_pages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default_alloc_pages</w:t>
      </w:r>
      <w:r>
        <w:rPr>
          <w:rFonts w:hint="default" w:ascii="Consolas" w:hAnsi="Consolas" w:eastAsia="Consolas" w:cs="Consolas"/>
          <w:i w:val="0"/>
          <w:iCs w:val="0"/>
          <w:caps w:val="0"/>
          <w:color w:val="CCCCCC"/>
          <w:spacing w:val="2"/>
          <w:sz w:val="17"/>
          <w:szCs w:val="17"/>
          <w:bdr w:val="none" w:color="auto" w:sz="0" w:space="0"/>
          <w:shd w:val="clear" w:fill="2D2D2D"/>
        </w:rPr>
        <w:t>,</w:t>
      </w:r>
    </w:p>
    <w:p w14:paraId="5AD6C19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free_pages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default_free_pages</w:t>
      </w:r>
      <w:r>
        <w:rPr>
          <w:rFonts w:hint="default" w:ascii="Consolas" w:hAnsi="Consolas" w:eastAsia="Consolas" w:cs="Consolas"/>
          <w:i w:val="0"/>
          <w:iCs w:val="0"/>
          <w:caps w:val="0"/>
          <w:color w:val="CCCCCC"/>
          <w:spacing w:val="2"/>
          <w:sz w:val="17"/>
          <w:szCs w:val="17"/>
          <w:bdr w:val="none" w:color="auto" w:sz="0" w:space="0"/>
          <w:shd w:val="clear" w:fill="2D2D2D"/>
        </w:rPr>
        <w:t>,</w:t>
      </w:r>
    </w:p>
    <w:p w14:paraId="7BA965B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nr_free_pages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default_nr_free_pages</w:t>
      </w:r>
      <w:r>
        <w:rPr>
          <w:rFonts w:hint="default" w:ascii="Consolas" w:hAnsi="Consolas" w:eastAsia="Consolas" w:cs="Consolas"/>
          <w:i w:val="0"/>
          <w:iCs w:val="0"/>
          <w:caps w:val="0"/>
          <w:color w:val="CCCCCC"/>
          <w:spacing w:val="2"/>
          <w:sz w:val="17"/>
          <w:szCs w:val="17"/>
          <w:bdr w:val="none" w:color="auto" w:sz="0" w:space="0"/>
          <w:shd w:val="clear" w:fill="2D2D2D"/>
        </w:rPr>
        <w:t>,</w:t>
      </w:r>
    </w:p>
    <w:p w14:paraId="3B6047E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CC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check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default_check</w:t>
      </w:r>
      <w:r>
        <w:rPr>
          <w:rFonts w:hint="default" w:ascii="Consolas" w:hAnsi="Consolas" w:eastAsia="Consolas" w:cs="Consolas"/>
          <w:i w:val="0"/>
          <w:iCs w:val="0"/>
          <w:caps w:val="0"/>
          <w:color w:val="CCCCCC"/>
          <w:spacing w:val="2"/>
          <w:sz w:val="17"/>
          <w:szCs w:val="17"/>
          <w:bdr w:val="none" w:color="auto" w:sz="0" w:space="0"/>
          <w:shd w:val="clear" w:fill="2D2D2D"/>
        </w:rPr>
        <w:t>,};</w:t>
      </w:r>
    </w:p>
    <w:p w14:paraId="79D2569C">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所谓</w:t>
      </w:r>
      <w:r>
        <w:rPr>
          <w:rStyle w:val="11"/>
          <w:rFonts w:hint="default" w:ascii="Helvetica" w:hAnsi="Helvetica" w:eastAsia="Helvetica" w:cs="Helvetica"/>
          <w:b/>
          <w:bCs/>
          <w:i w:val="0"/>
          <w:iCs w:val="0"/>
          <w:caps w:val="0"/>
          <w:color w:val="333333"/>
          <w:spacing w:val="2"/>
          <w:sz w:val="24"/>
          <w:szCs w:val="24"/>
          <w:shd w:val="clear" w:fill="FFFFFF"/>
        </w:rPr>
        <w:t>First Fit</w:t>
      </w:r>
      <w:r>
        <w:rPr>
          <w:rFonts w:hint="default" w:ascii="Helvetica" w:hAnsi="Helvetica" w:eastAsia="Helvetica" w:cs="Helvetica"/>
          <w:i w:val="0"/>
          <w:iCs w:val="0"/>
          <w:caps w:val="0"/>
          <w:color w:val="333333"/>
          <w:spacing w:val="2"/>
          <w:sz w:val="24"/>
          <w:szCs w:val="24"/>
          <w:shd w:val="clear" w:fill="FFFFFF"/>
        </w:rPr>
        <w:t>算法就是当需要分配页面时，它会从空闲页块链表中找到第一个适合大小的空闲页块，然后进行分配。当释放页面时，它会将释放的页面添加回链表，并在必要时合并相邻的空闲页块，以最大限度地减少内存碎片。</w:t>
      </w:r>
    </w:p>
    <w:p w14:paraId="6B494D7D">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完成页面分配算法后我们的物理内存管理算是基本实现了，接下来请同学们完成本次实验练习。</w:t>
      </w:r>
    </w:p>
    <w:p w14:paraId="4016A3AD">
      <w:pPr>
        <w:pStyle w:val="3"/>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6"/>
          <w:szCs w:val="36"/>
        </w:rPr>
      </w:pPr>
      <w:r>
        <w:rPr>
          <w:rFonts w:hint="default" w:ascii="Helvetica" w:hAnsi="Helvetica" w:eastAsia="Helvetica" w:cs="Helvetica"/>
          <w:b/>
          <w:bCs/>
          <w:i w:val="0"/>
          <w:iCs w:val="0"/>
          <w:caps w:val="0"/>
          <w:color w:val="333333"/>
          <w:spacing w:val="2"/>
          <w:sz w:val="36"/>
          <w:szCs w:val="36"/>
          <w:shd w:val="clear" w:fill="FFFFFF"/>
        </w:rPr>
        <w:t>分支任务：gdb 调试页表查询过程</w:t>
      </w:r>
    </w:p>
    <w:p w14:paraId="065C324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在之前，我们已经尝试使用gdb调试了内核启动流程，并且成功的观察到了cpu上电-&gt;opensbi初始化-&gt;进入到内核的入口点kern_entry-&gt;进入到内核c代码入口点kern_init，</w:t>
      </w:r>
      <w:del w:id="0">
        <w:r>
          <w:rPr>
            <w:rFonts w:hint="default" w:ascii="Helvetica" w:hAnsi="Helvetica" w:eastAsia="Helvetica" w:cs="Helvetica"/>
            <w:i w:val="0"/>
            <w:iCs w:val="0"/>
            <w:caps w:val="0"/>
            <w:color w:val="333333"/>
            <w:spacing w:val="2"/>
            <w:sz w:val="24"/>
            <w:szCs w:val="24"/>
            <w:shd w:val="clear" w:fill="FFFFFF"/>
          </w:rPr>
          <w:delText>相信大家应该已经基本掌握gdb的使用方法了</w:delText>
        </w:r>
      </w:del>
      <w:r>
        <w:rPr>
          <w:rFonts w:hint="default" w:ascii="Helvetica" w:hAnsi="Helvetica" w:eastAsia="Helvetica" w:cs="Helvetica"/>
          <w:i w:val="0"/>
          <w:iCs w:val="0"/>
          <w:caps w:val="0"/>
          <w:color w:val="333333"/>
          <w:spacing w:val="2"/>
          <w:sz w:val="24"/>
          <w:szCs w:val="24"/>
          <w:shd w:val="clear" w:fill="FFFFFF"/>
        </w:rPr>
        <w:t>那么我们接下来整点俄罗斯套娃式花活，使用gdb调试一下</w:t>
      </w:r>
      <w:r>
        <w:rPr>
          <w:rStyle w:val="11"/>
          <w:rFonts w:hint="default" w:ascii="Helvetica" w:hAnsi="Helvetica" w:eastAsia="Helvetica" w:cs="Helvetica"/>
          <w:b/>
          <w:bCs/>
          <w:i w:val="0"/>
          <w:iCs w:val="0"/>
          <w:caps w:val="0"/>
          <w:color w:val="333333"/>
          <w:spacing w:val="2"/>
          <w:sz w:val="24"/>
          <w:szCs w:val="24"/>
          <w:shd w:val="clear" w:fill="FFFFFF"/>
        </w:rPr>
        <w:t>正在调试ucore代码</w:t>
      </w:r>
      <w:r>
        <w:rPr>
          <w:rFonts w:hint="default" w:ascii="Helvetica" w:hAnsi="Helvetica" w:eastAsia="Helvetica" w:cs="Helvetica"/>
          <w:i w:val="0"/>
          <w:iCs w:val="0"/>
          <w:caps w:val="0"/>
          <w:color w:val="333333"/>
          <w:spacing w:val="2"/>
          <w:sz w:val="24"/>
          <w:szCs w:val="24"/>
          <w:shd w:val="clear" w:fill="FFFFFF"/>
        </w:rPr>
        <w:t>的qemu源码。</w:t>
      </w:r>
    </w:p>
    <w:p w14:paraId="593557E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前面我们已经完成了物理内存管理，并进入到了</w:t>
      </w:r>
      <w:r>
        <w:rPr>
          <w:rStyle w:val="11"/>
          <w:rFonts w:hint="default" w:ascii="Helvetica" w:hAnsi="Helvetica" w:eastAsia="Helvetica" w:cs="Helvetica"/>
          <w:b/>
          <w:bCs/>
          <w:i w:val="0"/>
          <w:iCs w:val="0"/>
          <w:caps w:val="0"/>
          <w:color w:val="333333"/>
          <w:spacing w:val="2"/>
          <w:sz w:val="24"/>
          <w:szCs w:val="24"/>
          <w:shd w:val="clear" w:fill="FFFFFF"/>
        </w:rPr>
        <w:t>虚拟内存访问模式</w:t>
      </w:r>
      <w:r>
        <w:rPr>
          <w:rFonts w:hint="default" w:ascii="Helvetica" w:hAnsi="Helvetica" w:eastAsia="Helvetica" w:cs="Helvetica"/>
          <w:i w:val="0"/>
          <w:iCs w:val="0"/>
          <w:caps w:val="0"/>
          <w:color w:val="333333"/>
          <w:spacing w:val="2"/>
          <w:sz w:val="24"/>
          <w:szCs w:val="24"/>
          <w:shd w:val="clear" w:fill="FFFFFF"/>
        </w:rPr>
        <w:t>（详见lab2：物理内存与页表）。在虚拟内存访问模式下，当CPU执行一条访存指令（如加载或存储）时，它产生的是一个虚拟地址。这个地址被立即送给内存管理单元（MMU）进行处理。</w:t>
      </w:r>
    </w:p>
    <w:p w14:paraId="279D238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MMU的首要任务是完成虚拟地址到物理地址的转换。转换的第一步，MMU会查询其内部的转址旁路缓存（TLB）。TLB是一个高速缓存，保存着近期使用过的虚拟页号到物理页帧号的映射。如果当前虚拟地址的页号存在于TLB中（即TLB命中），MMU会立刻将对应的物理页帧号与虚拟地址中的页内偏移量组合，形成物理地址，并完成本次内存访问。</w:t>
      </w:r>
    </w:p>
    <w:p w14:paraId="55681B1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如果TLB中找不到该虚拟页号的映射（即TLB未命中），MMU就必须通过查询当前进程的页表来获取转换关系。在RISC-V的SV39多级页表架构下，这是一个硬件自动完成的查表过程：MMU会依据SATP寄存器中存储的页表基址，结合虚拟地址中的多级索引，逐级访问内存中的页表目录，最终在最后一级页表项中找到目标物理页帧号。</w:t>
      </w:r>
    </w:p>
    <w:p w14:paraId="5A2BC56D">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在通过页表成功获得物理页帧号后，MMU会执行两个关键操作：</w:t>
      </w:r>
    </w:p>
    <w:p w14:paraId="21668F98">
      <w:pPr>
        <w:keepNext w:val="0"/>
        <w:keepLines w:val="0"/>
        <w:widowControl/>
        <w:numPr>
          <w:ilvl w:val="0"/>
          <w:numId w:val="17"/>
        </w:numPr>
        <w:suppressLineNumbers w:val="0"/>
        <w:spacing w:before="0" w:beforeAutospacing="1" w:after="0" w:afterAutospacing="1"/>
        <w:ind w:left="0" w:hanging="360"/>
      </w:pPr>
    </w:p>
    <w:p w14:paraId="5F637338">
      <w:pPr>
        <w:pStyle w:val="8"/>
        <w:keepNext w:val="0"/>
        <w:keepLines w:val="0"/>
        <w:widowControl/>
        <w:suppressLineNumbers w:val="0"/>
        <w:spacing w:before="0" w:beforeAutospacing="0" w:after="178" w:afterAutospacing="0"/>
        <w:ind w:left="0"/>
      </w:pPr>
      <w:r>
        <w:rPr>
          <w:rFonts w:hint="default" w:ascii="Helvetica" w:hAnsi="Helvetica" w:eastAsia="Helvetica" w:cs="Helvetica"/>
          <w:i w:val="0"/>
          <w:iCs w:val="0"/>
          <w:caps w:val="0"/>
          <w:color w:val="333333"/>
          <w:spacing w:val="2"/>
          <w:sz w:val="24"/>
          <w:szCs w:val="24"/>
          <w:bdr w:val="none" w:color="auto" w:sz="0" w:space="0"/>
          <w:shd w:val="clear" w:fill="FFFFFF"/>
        </w:rPr>
        <w:t>使用获得的物理页帧号与页内偏移组合成物理地址，继续完成CPU请求的内存访问。</w:t>
      </w:r>
    </w:p>
    <w:p w14:paraId="3E0079CE">
      <w:pPr>
        <w:keepNext w:val="0"/>
        <w:keepLines w:val="0"/>
        <w:widowControl/>
        <w:numPr>
          <w:ilvl w:val="0"/>
          <w:numId w:val="17"/>
        </w:numPr>
        <w:suppressLineNumbers w:val="0"/>
        <w:spacing w:before="0" w:beforeAutospacing="1" w:after="0" w:afterAutospacing="1"/>
        <w:ind w:left="0" w:hanging="360"/>
      </w:pPr>
    </w:p>
    <w:p w14:paraId="3AE02727">
      <w:pPr>
        <w:keepNext w:val="0"/>
        <w:keepLines w:val="0"/>
        <w:widowControl/>
        <w:numPr>
          <w:ilvl w:val="0"/>
          <w:numId w:val="17"/>
        </w:numPr>
        <w:suppressLineNumbers w:val="0"/>
        <w:spacing w:before="0" w:beforeAutospacing="1" w:after="0" w:afterAutospacing="1"/>
        <w:ind w:left="0" w:hanging="360"/>
      </w:pPr>
    </w:p>
    <w:p w14:paraId="6334F570">
      <w:pPr>
        <w:pStyle w:val="8"/>
        <w:keepNext w:val="0"/>
        <w:keepLines w:val="0"/>
        <w:widowControl/>
        <w:suppressLineNumbers w:val="0"/>
        <w:spacing w:before="0" w:beforeAutospacing="0" w:after="178" w:afterAutospacing="0"/>
        <w:ind w:left="0"/>
      </w:pPr>
      <w:r>
        <w:rPr>
          <w:rFonts w:hint="default" w:ascii="Helvetica" w:hAnsi="Helvetica" w:eastAsia="Helvetica" w:cs="Helvetica"/>
          <w:i w:val="0"/>
          <w:iCs w:val="0"/>
          <w:caps w:val="0"/>
          <w:color w:val="333333"/>
          <w:spacing w:val="2"/>
          <w:sz w:val="24"/>
          <w:szCs w:val="24"/>
          <w:bdr w:val="none" w:color="auto" w:sz="0" w:space="0"/>
          <w:shd w:val="clear" w:fill="FFFFFF"/>
        </w:rPr>
        <w:t>将这条新的“虚拟页号-物理页帧号”映射关系存入TLB中。这样，后续对该虚拟地址附近区域的再次访问，就有很高的概率可以直接在TLB中命中，从而极大地提升了地址转换的效率。</w:t>
      </w:r>
    </w:p>
    <w:p w14:paraId="5925C9D8">
      <w:pPr>
        <w:keepNext w:val="0"/>
        <w:keepLines w:val="0"/>
        <w:widowControl/>
        <w:numPr>
          <w:ilvl w:val="0"/>
          <w:numId w:val="17"/>
        </w:numPr>
        <w:suppressLineNumbers w:val="0"/>
        <w:spacing w:before="0" w:beforeAutospacing="1" w:after="0" w:afterAutospacing="1"/>
        <w:ind w:left="0" w:hanging="360"/>
      </w:pPr>
    </w:p>
    <w:p w14:paraId="3DBCE7B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以上的内容大家应该在组成原理课上已经听过甚至实现过，大家都清楚的认识到这些功能都是由硬件完成的。而在我们的实验中，ucore运行在qemu通过软件模拟出来的开发板上。这原本可以降低开发的复杂度，但同时也带来了一定的困扰，会让同学们误以为似乎所有的工作都是软件在做。当然软件的实现还有另一个好处，就是我们可以借助源代码分析和调试的工具近距离的观察它。qemu是一个开源的、用软件模拟硬件的模拟器，因此，由硬件完成的代码，就是在qemu中完成的代码。我们本次实验的任务就是尝试观察一下qemu在接收到一个访存指令的时候，是如何一步步的操作的，从而帮助大家进一步理解这个过程。</w:t>
      </w:r>
    </w:p>
    <w:p w14:paraId="2D039F48">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重点</w:t>
      </w:r>
      <w:r>
        <w:rPr>
          <w:rFonts w:hint="default" w:ascii="Helvetica" w:hAnsi="Helvetica" w:eastAsia="Helvetica" w:cs="Helvetica"/>
          <w:i w:val="0"/>
          <w:iCs w:val="0"/>
          <w:caps w:val="0"/>
          <w:color w:val="858585"/>
          <w:spacing w:val="2"/>
          <w:sz w:val="24"/>
          <w:szCs w:val="24"/>
          <w:bdr w:val="none" w:color="auto" w:sz="0" w:space="0"/>
          <w:shd w:val="clear" w:fill="FFFFFF"/>
        </w:rPr>
        <w:t xml:space="preserve"> 我们本次实验有两个目的，其一是让各位同学深入的</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对比模拟器的实现</w:t>
      </w:r>
      <w:r>
        <w:rPr>
          <w:rFonts w:hint="default" w:ascii="Helvetica" w:hAnsi="Helvetica" w:eastAsia="Helvetica" w:cs="Helvetica"/>
          <w:i w:val="0"/>
          <w:iCs w:val="0"/>
          <w:caps w:val="0"/>
          <w:color w:val="858585"/>
          <w:spacing w:val="2"/>
          <w:sz w:val="24"/>
          <w:szCs w:val="24"/>
          <w:bdr w:val="none" w:color="auto" w:sz="0" w:space="0"/>
          <w:shd w:val="clear" w:fill="FFFFFF"/>
        </w:rPr>
        <w:t>，充分理解一下整个</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地址翻译</w:t>
      </w:r>
      <w:r>
        <w:rPr>
          <w:rFonts w:hint="default" w:ascii="Helvetica" w:hAnsi="Helvetica" w:eastAsia="Helvetica" w:cs="Helvetica"/>
          <w:i w:val="0"/>
          <w:iCs w:val="0"/>
          <w:caps w:val="0"/>
          <w:color w:val="858585"/>
          <w:spacing w:val="2"/>
          <w:sz w:val="24"/>
          <w:szCs w:val="24"/>
          <w:bdr w:val="none" w:color="auto" w:sz="0" w:space="0"/>
          <w:shd w:val="clear" w:fill="FFFFFF"/>
        </w:rPr>
        <w:t>的过程。 而另一个目的则是</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培养大家使用大模型的能力</w:t>
      </w:r>
      <w:r>
        <w:rPr>
          <w:rFonts w:hint="default" w:ascii="Helvetica" w:hAnsi="Helvetica" w:eastAsia="Helvetica" w:cs="Helvetica"/>
          <w:i w:val="0"/>
          <w:iCs w:val="0"/>
          <w:caps w:val="0"/>
          <w:color w:val="858585"/>
          <w:spacing w:val="2"/>
          <w:sz w:val="24"/>
          <w:szCs w:val="24"/>
          <w:bdr w:val="none" w:color="auto" w:sz="0" w:space="0"/>
          <w:shd w:val="clear" w:fill="FFFFFF"/>
        </w:rPr>
        <w:t>，希望大家不只是用大模型来做一些常见的工作</w:t>
      </w:r>
      <w:del w:id="1">
        <w:r>
          <w:rPr>
            <w:rFonts w:hint="default" w:ascii="Helvetica" w:hAnsi="Helvetica" w:eastAsia="Helvetica" w:cs="Helvetica"/>
            <w:i w:val="0"/>
            <w:iCs w:val="0"/>
            <w:caps w:val="0"/>
            <w:color w:val="858585"/>
            <w:spacing w:val="2"/>
            <w:sz w:val="24"/>
            <w:szCs w:val="24"/>
            <w:bdr w:val="none" w:color="auto" w:sz="0" w:space="0"/>
            <w:shd w:val="clear" w:fill="FFFFFF"/>
          </w:rPr>
          <w:delText>比如只是用大模型来黑话加密一下自己的报告以及编写代码</w:delText>
        </w:r>
      </w:del>
      <w:r>
        <w:rPr>
          <w:rFonts w:hint="default" w:ascii="Helvetica" w:hAnsi="Helvetica" w:eastAsia="Helvetica" w:cs="Helvetica"/>
          <w:i w:val="0"/>
          <w:iCs w:val="0"/>
          <w:caps w:val="0"/>
          <w:color w:val="858585"/>
          <w:spacing w:val="2"/>
          <w:sz w:val="24"/>
          <w:szCs w:val="24"/>
          <w:bdr w:val="none" w:color="auto" w:sz="0" w:space="0"/>
          <w:shd w:val="clear" w:fill="FFFFFF"/>
        </w:rPr>
        <w:t xml:space="preserve">，而是利用大模型提高自己学习的效率，真正学到知识。 </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以下的调试流程也是助教在大模型的帮助下学习并整理出来的</w:t>
      </w:r>
      <w:r>
        <w:rPr>
          <w:rFonts w:hint="default" w:ascii="Helvetica" w:hAnsi="Helvetica" w:eastAsia="Helvetica" w:cs="Helvetica"/>
          <w:i w:val="0"/>
          <w:iCs w:val="0"/>
          <w:caps w:val="0"/>
          <w:color w:val="858585"/>
          <w:spacing w:val="2"/>
          <w:sz w:val="24"/>
          <w:szCs w:val="24"/>
          <w:bdr w:val="none" w:color="auto" w:sz="0" w:space="0"/>
          <w:shd w:val="clear" w:fill="FFFFFF"/>
        </w:rPr>
        <w:t>，大家也可以尝试当作没有这一小节指导书，考虑一下如何在大模型的帮助下从零捋出来一个调试的操作流程。</w:t>
      </w:r>
    </w:p>
    <w:p w14:paraId="61B10DDE">
      <w:pPr>
        <w:pStyle w:val="4"/>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31"/>
          <w:szCs w:val="31"/>
        </w:rPr>
      </w:pPr>
      <w:r>
        <w:rPr>
          <w:rFonts w:hint="default" w:ascii="Helvetica" w:hAnsi="Helvetica" w:eastAsia="Helvetica" w:cs="Helvetica"/>
          <w:b/>
          <w:bCs/>
          <w:i w:val="0"/>
          <w:iCs w:val="0"/>
          <w:caps w:val="0"/>
          <w:color w:val="333333"/>
          <w:spacing w:val="2"/>
          <w:sz w:val="31"/>
          <w:szCs w:val="31"/>
          <w:shd w:val="clear" w:fill="FFFFFF"/>
        </w:rPr>
        <w:t>怎样调试qemu</w:t>
      </w:r>
    </w:p>
    <w:p w14:paraId="6EA13577">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准备带调试信息的QEMU</w:t>
      </w:r>
    </w:p>
    <w:p w14:paraId="4A050688">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须知</w:t>
      </w:r>
    </w:p>
    <w:p w14:paraId="0A83C1D7">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其实大家应该明白，大模型的使用很简单，只需要</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描述清楚自己的需求</w:t>
      </w:r>
      <w:r>
        <w:rPr>
          <w:rFonts w:hint="default" w:ascii="Helvetica" w:hAnsi="Helvetica" w:eastAsia="Helvetica" w:cs="Helvetica"/>
          <w:i w:val="0"/>
          <w:iCs w:val="0"/>
          <w:caps w:val="0"/>
          <w:color w:val="858585"/>
          <w:spacing w:val="2"/>
          <w:sz w:val="24"/>
          <w:szCs w:val="24"/>
          <w:bdr w:val="none" w:color="auto" w:sz="0" w:space="0"/>
          <w:shd w:val="clear" w:fill="FFFFFF"/>
        </w:rPr>
        <w:t>就可以了，前提是你真的知道自己需要什么。在本流程中，附赠一下助教的思路和询问的逻辑，当然，不同的模型的结果也是不一样的，仅供参考。 我对gdb调试有一定了解，我询问的问题是：</w:t>
      </w:r>
    </w:p>
    <w:p w14:paraId="55E413CD">
      <w:pPr>
        <w:keepNext w:val="0"/>
        <w:keepLines w:val="0"/>
        <w:widowControl/>
        <w:numPr>
          <w:ilvl w:val="0"/>
          <w:numId w:val="18"/>
        </w:numPr>
        <w:suppressLineNumbers w:val="0"/>
        <w:spacing w:before="0" w:beforeAutospacing="1" w:after="0" w:afterAutospacing="1"/>
        <w:ind w:left="720" w:right="720" w:hanging="360"/>
      </w:pPr>
      <w:r>
        <w:rPr>
          <w:rFonts w:hint="default" w:ascii="Helvetica" w:hAnsi="Helvetica" w:eastAsia="Helvetica" w:cs="Helvetica"/>
          <w:i w:val="0"/>
          <w:iCs w:val="0"/>
          <w:caps w:val="0"/>
          <w:color w:val="858585"/>
          <w:spacing w:val="2"/>
          <w:sz w:val="24"/>
          <w:szCs w:val="24"/>
          <w:bdr w:val="none" w:color="auto" w:sz="0" w:space="0"/>
          <w:shd w:val="clear" w:fill="FFFFFF"/>
        </w:rPr>
        <w:t>我需要调试一个正在运行我的操作系统内核源码的qemu源码，从而观察一下cpu在虚拟地址空间访问一个虚拟地址是如何查找tlb以及页表的，那么我应该怎么做，是不是需要两个gdb？（附加上指导书lab1中的gdb调试流程以及实验环境搭建的部分）</w:t>
      </w:r>
    </w:p>
    <w:p w14:paraId="71C630B0">
      <w:pPr>
        <w:keepNext w:val="0"/>
        <w:keepLines w:val="0"/>
        <w:widowControl/>
        <w:numPr>
          <w:ilvl w:val="0"/>
          <w:numId w:val="18"/>
        </w:numPr>
        <w:suppressLineNumbers w:val="0"/>
        <w:spacing w:before="0" w:beforeAutospacing="1" w:after="0" w:afterAutospacing="1"/>
        <w:ind w:left="720" w:right="720" w:hanging="360"/>
      </w:pPr>
      <w:r>
        <w:rPr>
          <w:rFonts w:hint="default" w:ascii="Helvetica" w:hAnsi="Helvetica" w:eastAsia="Helvetica" w:cs="Helvetica"/>
          <w:i w:val="0"/>
          <w:iCs w:val="0"/>
          <w:caps w:val="0"/>
          <w:color w:val="858585"/>
          <w:spacing w:val="2"/>
          <w:sz w:val="24"/>
          <w:szCs w:val="24"/>
          <w:bdr w:val="none" w:color="auto" w:sz="0" w:space="0"/>
          <w:shd w:val="clear" w:fill="FFFFFF"/>
        </w:rPr>
        <w:t>（感觉重新编译一个带调试的qemu的流程没理解）我没有理解，你是如何重新编译一个新的带调试信息的qemu的，不需要执行make install吗，那么整个系统中是不是就有了两个qemu（附加了我们搭建环境时的qemu安装流程部分，也就是下面的几行）</w:t>
      </w:r>
    </w:p>
    <w:p w14:paraId="658E8A8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还记得我们在环境搭建时安装QEMU的命令吗？</w:t>
      </w:r>
    </w:p>
    <w:p w14:paraId="4997332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wget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https://download.qemu.org/qemu-4.1.1.tar.xz</w:t>
      </w:r>
    </w:p>
    <w:p w14:paraId="5D3FAD3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tar</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xvJf qemu-4.1.1.tar.xz</w:t>
      </w:r>
    </w:p>
    <w:p w14:paraId="70489CD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CC99CD"/>
          <w:spacing w:val="2"/>
          <w:sz w:val="17"/>
          <w:szCs w:val="17"/>
          <w:bdr w:val="none" w:color="auto" w:sz="0" w:space="0"/>
          <w:shd w:val="clear" w:fill="2D2D2D"/>
        </w:rPr>
        <w:t>cd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qemu-4.1.1</w:t>
      </w:r>
    </w:p>
    <w:p w14:paraId="6CC0D59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./configure --target-list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riscv32-softmmu,riscv64-softmmu</w:t>
      </w:r>
    </w:p>
    <w:p w14:paraId="517BCC1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make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7EC699"/>
          <w:spacing w:val="2"/>
          <w:sz w:val="17"/>
          <w:szCs w:val="17"/>
          <w:bdr w:val="none" w:color="auto" w:sz="0" w:space="0"/>
          <w:shd w:val="clear" w:fill="2D2D2D"/>
        </w:rPr>
        <w:t>-j</w:t>
      </w:r>
    </w:p>
    <w:p w14:paraId="0BA344A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sudo</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make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w:t>
      </w:r>
      <w:r>
        <w:rPr>
          <w:rFonts w:hint="default" w:ascii="Consolas" w:hAnsi="Consolas" w:eastAsia="Consolas" w:cs="Consolas"/>
          <w:i w:val="0"/>
          <w:iCs w:val="0"/>
          <w:caps w:val="0"/>
          <w:color w:val="F08D49"/>
          <w:spacing w:val="2"/>
          <w:sz w:val="17"/>
          <w:szCs w:val="17"/>
          <w:bdr w:val="none" w:color="auto" w:sz="0" w:space="0"/>
          <w:shd w:val="clear" w:fill="2D2D2D"/>
        </w:rPr>
        <w:t>install</w:t>
      </w:r>
    </w:p>
    <w:p w14:paraId="1A101E75">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这样安装的QEMU虽然能用，但缺少调试信息，就像一本被撕掉了目录和索引的书，GDB无法在其中</w:t>
      </w:r>
      <w:r>
        <w:rPr>
          <w:rStyle w:val="11"/>
          <w:rFonts w:hint="default" w:ascii="Helvetica" w:hAnsi="Helvetica" w:eastAsia="Helvetica" w:cs="Helvetica"/>
          <w:b/>
          <w:bCs/>
          <w:i w:val="0"/>
          <w:iCs w:val="0"/>
          <w:caps w:val="0"/>
          <w:color w:val="333333"/>
          <w:spacing w:val="2"/>
          <w:sz w:val="24"/>
          <w:szCs w:val="24"/>
          <w:shd w:val="clear" w:fill="FFFFFF"/>
        </w:rPr>
        <w:t>设置断点或查看源码</w:t>
      </w:r>
      <w:r>
        <w:rPr>
          <w:rFonts w:hint="default" w:ascii="Helvetica" w:hAnsi="Helvetica" w:eastAsia="Helvetica" w:cs="Helvetica"/>
          <w:i w:val="0"/>
          <w:iCs w:val="0"/>
          <w:caps w:val="0"/>
          <w:color w:val="333333"/>
          <w:spacing w:val="2"/>
          <w:sz w:val="24"/>
          <w:szCs w:val="24"/>
          <w:shd w:val="clear" w:fill="FFFFFF"/>
        </w:rPr>
        <w:t>。我们需要重新编译一个"完整版"的QEMU：</w:t>
      </w:r>
    </w:p>
    <w:p w14:paraId="79AB5BF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进入QEMU源码目录</w:t>
      </w:r>
      <w:r>
        <w:rPr>
          <w:rFonts w:hint="default" w:ascii="Consolas" w:hAnsi="Consolas" w:eastAsia="Consolas" w:cs="Consolas"/>
          <w:i w:val="0"/>
          <w:iCs w:val="0"/>
          <w:caps w:val="0"/>
          <w:color w:val="CC99CD"/>
          <w:spacing w:val="2"/>
          <w:sz w:val="17"/>
          <w:szCs w:val="17"/>
          <w:bdr w:val="none" w:color="auto" w:sz="0" w:space="0"/>
          <w:shd w:val="clear" w:fill="2D2D2D"/>
        </w:rPr>
        <w:t>cd</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qemu-4.1.1</w:t>
      </w:r>
    </w:p>
    <w:p w14:paraId="49BAE58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清理之前的编译结果</w:t>
      </w:r>
      <w:r>
        <w:rPr>
          <w:rFonts w:hint="default" w:ascii="Consolas" w:hAnsi="Consolas" w:eastAsia="Consolas" w:cs="Consolas"/>
          <w:i w:val="0"/>
          <w:iCs w:val="0"/>
          <w:caps w:val="0"/>
          <w:color w:val="F08D49"/>
          <w:spacing w:val="2"/>
          <w:sz w:val="17"/>
          <w:szCs w:val="17"/>
          <w:bdr w:val="none" w:color="auto" w:sz="0" w:space="0"/>
          <w:shd w:val="clear" w:fill="2D2D2D"/>
        </w:rPr>
        <w:t>make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distclean</w:t>
      </w:r>
    </w:p>
    <w:p w14:paraId="6CC2A34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重新配置，这次要带上调试选项</w:t>
      </w:r>
    </w:p>
    <w:p w14:paraId="7602746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./configure --target-list</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riscv32-softmmu,riscv64-softmmu --enable-debug</w:t>
      </w:r>
    </w:p>
    <w:p w14:paraId="300CB40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999999"/>
          <w:spacing w:val="2"/>
          <w:sz w:val="17"/>
          <w:szCs w:val="17"/>
          <w:bdr w:val="none" w:color="auto" w:sz="0" w:space="0"/>
          <w:shd w:val="clear" w:fill="2D2D2D"/>
        </w:rPr>
        <w:t># 重新编译</w:t>
      </w:r>
      <w:r>
        <w:rPr>
          <w:rFonts w:hint="default" w:ascii="Consolas" w:hAnsi="Consolas" w:eastAsia="Consolas" w:cs="Consolas"/>
          <w:i w:val="0"/>
          <w:iCs w:val="0"/>
          <w:caps w:val="0"/>
          <w:color w:val="F08D49"/>
          <w:spacing w:val="2"/>
          <w:sz w:val="17"/>
          <w:szCs w:val="17"/>
          <w:bdr w:val="none" w:color="auto" w:sz="0" w:space="0"/>
          <w:shd w:val="clear" w:fill="2D2D2D"/>
        </w:rPr>
        <w:t>make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-j</w:t>
      </w:r>
      <w:r>
        <w:rPr>
          <w:rFonts w:hint="default" w:ascii="Consolas" w:hAnsi="Consolas" w:eastAsia="Consolas" w:cs="Consolas"/>
          <w:i w:val="0"/>
          <w:iCs w:val="0"/>
          <w:caps w:val="0"/>
          <w:color w:val="7EC699"/>
          <w:spacing w:val="2"/>
          <w:sz w:val="17"/>
          <w:szCs w:val="17"/>
          <w:bdr w:val="none" w:color="auto" w:sz="0" w:space="0"/>
          <w:shd w:val="clear" w:fill="2D2D2D"/>
        </w:rPr>
        <w:t>$(nproc)</w:t>
      </w:r>
    </w:p>
    <w:p w14:paraId="2021CBC3">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1"/>
          <w:rFonts w:hint="default" w:ascii="Helvetica" w:hAnsi="Helvetica" w:eastAsia="Helvetica" w:cs="Helvetica"/>
          <w:b/>
          <w:bCs/>
          <w:i w:val="0"/>
          <w:iCs w:val="0"/>
          <w:caps w:val="0"/>
          <w:color w:val="333333"/>
          <w:spacing w:val="2"/>
          <w:sz w:val="24"/>
          <w:szCs w:val="24"/>
          <w:shd w:val="clear" w:fill="FFFFFF"/>
        </w:rPr>
        <w:t>重要提示</w:t>
      </w:r>
      <w:r>
        <w:rPr>
          <w:rFonts w:hint="default" w:ascii="Helvetica" w:hAnsi="Helvetica" w:eastAsia="Helvetica" w:cs="Helvetica"/>
          <w:i w:val="0"/>
          <w:iCs w:val="0"/>
          <w:caps w:val="0"/>
          <w:color w:val="333333"/>
          <w:spacing w:val="2"/>
          <w:sz w:val="24"/>
          <w:szCs w:val="24"/>
          <w:shd w:val="clear" w:fill="FFFFFF"/>
        </w:rPr>
        <w:t>，</w:t>
      </w:r>
      <w:del w:id="2">
        <w:r>
          <w:rPr>
            <w:rFonts w:hint="default" w:ascii="Helvetica" w:hAnsi="Helvetica" w:eastAsia="Helvetica" w:cs="Helvetica"/>
            <w:i w:val="0"/>
            <w:iCs w:val="0"/>
            <w:caps w:val="0"/>
            <w:color w:val="333333"/>
            <w:spacing w:val="2"/>
            <w:sz w:val="24"/>
            <w:szCs w:val="24"/>
            <w:shd w:val="clear" w:fill="FFFFFF"/>
          </w:rPr>
          <w:delText>这段重要提示也是大模型提醒的</w:delText>
        </w:r>
      </w:del>
      <w:r>
        <w:rPr>
          <w:rFonts w:hint="default" w:ascii="Helvetica" w:hAnsi="Helvetica" w:eastAsia="Helvetica" w:cs="Helvetica"/>
          <w:i w:val="0"/>
          <w:iCs w:val="0"/>
          <w:caps w:val="0"/>
          <w:color w:val="333333"/>
          <w:spacing w:val="2"/>
          <w:sz w:val="24"/>
          <w:szCs w:val="24"/>
          <w:shd w:val="clear" w:fill="FFFFFF"/>
        </w:rPr>
        <w:t>：编译完成后不要执行</w:t>
      </w:r>
      <w:r>
        <w:rPr>
          <w:rStyle w:val="14"/>
          <w:rFonts w:hint="default" w:ascii="Consolas" w:hAnsi="Consolas" w:eastAsia="Consolas" w:cs="Consolas"/>
          <w:i w:val="0"/>
          <w:iCs w:val="0"/>
          <w:caps w:val="0"/>
          <w:color w:val="333333"/>
          <w:spacing w:val="2"/>
          <w:sz w:val="17"/>
          <w:szCs w:val="17"/>
          <w:bdr w:val="none" w:color="auto" w:sz="0" w:space="0"/>
          <w:shd w:val="clear" w:fill="F7F7F7"/>
        </w:rPr>
        <w:t>sudo make install</w:t>
      </w:r>
      <w:r>
        <w:rPr>
          <w:rFonts w:hint="default" w:ascii="Helvetica" w:hAnsi="Helvetica" w:eastAsia="Helvetica" w:cs="Helvetica"/>
          <w:i w:val="0"/>
          <w:iCs w:val="0"/>
          <w:caps w:val="0"/>
          <w:color w:val="333333"/>
          <w:spacing w:val="2"/>
          <w:sz w:val="24"/>
          <w:szCs w:val="24"/>
          <w:shd w:val="clear" w:fill="FFFFFF"/>
        </w:rPr>
        <w:t>！我们只是要生成一个带调试信息的QEMU可执行文件(编译完成之后，可以在</w:t>
      </w:r>
      <w:r>
        <w:rPr>
          <w:rStyle w:val="14"/>
          <w:rFonts w:hint="default" w:ascii="Consolas" w:hAnsi="Consolas" w:eastAsia="Consolas" w:cs="Consolas"/>
          <w:i w:val="0"/>
          <w:iCs w:val="0"/>
          <w:caps w:val="0"/>
          <w:color w:val="333333"/>
          <w:spacing w:val="2"/>
          <w:sz w:val="17"/>
          <w:szCs w:val="17"/>
          <w:bdr w:val="none" w:color="auto" w:sz="0" w:space="0"/>
          <w:shd w:val="clear" w:fill="F7F7F7"/>
        </w:rPr>
        <w:t>riscv64-softmmu</w:t>
      </w:r>
      <w:r>
        <w:rPr>
          <w:rFonts w:hint="default" w:ascii="Helvetica" w:hAnsi="Helvetica" w:eastAsia="Helvetica" w:cs="Helvetica"/>
          <w:i w:val="0"/>
          <w:iCs w:val="0"/>
          <w:caps w:val="0"/>
          <w:color w:val="333333"/>
          <w:spacing w:val="2"/>
          <w:sz w:val="24"/>
          <w:szCs w:val="24"/>
          <w:shd w:val="clear" w:fill="FFFFFF"/>
        </w:rPr>
        <w:t>目录下找到一个</w:t>
      </w:r>
      <w:r>
        <w:rPr>
          <w:rStyle w:val="14"/>
          <w:rFonts w:hint="default" w:ascii="Consolas" w:hAnsi="Consolas" w:eastAsia="Consolas" w:cs="Consolas"/>
          <w:i w:val="0"/>
          <w:iCs w:val="0"/>
          <w:caps w:val="0"/>
          <w:color w:val="333333"/>
          <w:spacing w:val="2"/>
          <w:sz w:val="17"/>
          <w:szCs w:val="17"/>
          <w:bdr w:val="none" w:color="auto" w:sz="0" w:space="0"/>
          <w:shd w:val="clear" w:fill="F7F7F7"/>
        </w:rPr>
        <w:t>qemu-system-riscv64</w:t>
      </w:r>
      <w:r>
        <w:rPr>
          <w:rFonts w:hint="default" w:ascii="Helvetica" w:hAnsi="Helvetica" w:eastAsia="Helvetica" w:cs="Helvetica"/>
          <w:i w:val="0"/>
          <w:iCs w:val="0"/>
          <w:caps w:val="0"/>
          <w:color w:val="333333"/>
          <w:spacing w:val="2"/>
          <w:sz w:val="24"/>
          <w:szCs w:val="24"/>
          <w:shd w:val="clear" w:fill="FFFFFF"/>
        </w:rPr>
        <w:t>)，而不是替换之前安装在系统里的QEMU。这样，系统里就有两个QEMU：一个是我们日常使用的"正式版"，另一个是我们专门用来调试的"调试版"。</w:t>
      </w:r>
    </w:p>
    <w:p w14:paraId="52BEEF55">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Style w:val="11"/>
          <w:rFonts w:hint="default" w:ascii="Helvetica" w:hAnsi="Helvetica" w:eastAsia="Helvetica" w:cs="Helvetica"/>
          <w:b/>
          <w:bCs/>
          <w:i w:val="0"/>
          <w:iCs w:val="0"/>
          <w:caps w:val="0"/>
          <w:color w:val="333333"/>
          <w:spacing w:val="2"/>
          <w:sz w:val="24"/>
          <w:szCs w:val="24"/>
          <w:shd w:val="clear" w:fill="FFFFFF"/>
        </w:rPr>
        <w:t>模型使用示例</w:t>
      </w:r>
      <w:r>
        <w:rPr>
          <w:rFonts w:hint="default" w:ascii="Helvetica" w:hAnsi="Helvetica" w:eastAsia="Helvetica" w:cs="Helvetica"/>
          <w:i w:val="0"/>
          <w:iCs w:val="0"/>
          <w:caps w:val="0"/>
          <w:color w:val="333333"/>
          <w:spacing w:val="2"/>
          <w:sz w:val="24"/>
          <w:szCs w:val="24"/>
          <w:shd w:val="clear" w:fill="FFFFFF"/>
        </w:rPr>
        <w:t xml:space="preserve"> 向一个你使用顺手的大模型提问，我要通过gdb来加断点单步调试</w:t>
      </w:r>
      <w:r>
        <w:rPr>
          <w:rStyle w:val="14"/>
          <w:rFonts w:hint="default" w:ascii="Consolas" w:hAnsi="Consolas" w:eastAsia="Consolas" w:cs="Consolas"/>
          <w:i w:val="0"/>
          <w:iCs w:val="0"/>
          <w:caps w:val="0"/>
          <w:color w:val="333333"/>
          <w:spacing w:val="2"/>
          <w:sz w:val="17"/>
          <w:szCs w:val="17"/>
          <w:bdr w:val="none" w:color="auto" w:sz="0" w:space="0"/>
          <w:shd w:val="clear" w:fill="F7F7F7"/>
        </w:rPr>
        <w:t>qemu-4.1.1</w:t>
      </w:r>
      <w:r>
        <w:rPr>
          <w:rFonts w:hint="default" w:ascii="Helvetica" w:hAnsi="Helvetica" w:eastAsia="Helvetica" w:cs="Helvetica"/>
          <w:i w:val="0"/>
          <w:iCs w:val="0"/>
          <w:caps w:val="0"/>
          <w:color w:val="333333"/>
          <w:spacing w:val="2"/>
          <w:sz w:val="24"/>
          <w:szCs w:val="24"/>
          <w:shd w:val="clear" w:fill="FFFFFF"/>
        </w:rPr>
        <w:t>，从而理解在qemu中运行的riscv代码的地址转换逻辑，我需要注意哪些细节。你会得到跟下面差不多的信息。</w:t>
      </w:r>
    </w:p>
    <w:p w14:paraId="4C873CB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接下来，我们需要修改ucore的Makefile，让它使用我们新编译的调试版QEMU：</w:t>
      </w:r>
    </w:p>
    <w:p w14:paraId="4AA6D1C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Fonts w:hint="default" w:ascii="Consolas" w:hAnsi="Consolas" w:eastAsia="Consolas" w:cs="Consolas"/>
          <w:i w:val="0"/>
          <w:iCs w:val="0"/>
          <w:caps w:val="0"/>
          <w:color w:val="999999"/>
          <w:spacing w:val="2"/>
          <w:sz w:val="17"/>
          <w:szCs w:val="17"/>
          <w:bdr w:val="none" w:color="auto" w:sz="0" w:space="0"/>
          <w:shd w:val="clear" w:fill="2D2D2D"/>
        </w:rPr>
        <w:t># 在Makefile中找到QEMU定义，修改为：</w:t>
      </w:r>
    </w:p>
    <w:p w14:paraId="1159E98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QEMU </w:t>
      </w:r>
      <w:r>
        <w:rPr>
          <w:rFonts w:hint="default" w:ascii="Consolas" w:hAnsi="Consolas" w:eastAsia="Consolas" w:cs="Consolas"/>
          <w:i w:val="0"/>
          <w:iCs w:val="0"/>
          <w:caps w:val="0"/>
          <w:color w:val="67CDCC"/>
          <w:spacing w:val="2"/>
          <w:sz w:val="17"/>
          <w:szCs w:val="17"/>
          <w:bdr w:val="none" w:color="auto" w:sz="0" w:space="0"/>
          <w:shd w:val="clear" w:fill="2D2D2D"/>
        </w:rPr>
        <w:t>:=</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/path/to/your/qemu-4.1.1/riscv64-softmmu/qemu-system-riscv64</w:t>
      </w:r>
    </w:p>
    <w:p w14:paraId="7AA00F5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请将</w:t>
      </w:r>
      <w:r>
        <w:rPr>
          <w:rStyle w:val="14"/>
          <w:rFonts w:hint="default" w:ascii="Consolas" w:hAnsi="Consolas" w:eastAsia="Consolas" w:cs="Consolas"/>
          <w:i w:val="0"/>
          <w:iCs w:val="0"/>
          <w:caps w:val="0"/>
          <w:color w:val="333333"/>
          <w:spacing w:val="2"/>
          <w:sz w:val="17"/>
          <w:szCs w:val="17"/>
          <w:bdr w:val="none" w:color="auto" w:sz="0" w:space="0"/>
          <w:shd w:val="clear" w:fill="F7F7F7"/>
        </w:rPr>
        <w:t>/path/to/your/qemu-4.1.1/</w:t>
      </w:r>
      <w:r>
        <w:rPr>
          <w:rFonts w:hint="default" w:ascii="Helvetica" w:hAnsi="Helvetica" w:eastAsia="Helvetica" w:cs="Helvetica"/>
          <w:i w:val="0"/>
          <w:iCs w:val="0"/>
          <w:caps w:val="0"/>
          <w:color w:val="333333"/>
          <w:spacing w:val="2"/>
          <w:sz w:val="24"/>
          <w:szCs w:val="24"/>
          <w:shd w:val="clear" w:fill="FFFFFF"/>
        </w:rPr>
        <w:t>替换为你实际的QEMU源码路径。</w:t>
      </w:r>
    </w:p>
    <w:p w14:paraId="2A4BCA54">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双重GDB调试策略</w:t>
      </w:r>
    </w:p>
    <w:p w14:paraId="0BA15F20">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须知</w:t>
      </w:r>
    </w:p>
    <w:p w14:paraId="63DBE845">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这段比较关键的问题是：两个gdb的作用是什么，按照我的makefile，调试内核使用的是riscv64专用的gdb，而调试qemu源码的gdb是不是应该是x86的gdb。以及我应该如何操作呢（附上我的makefile）</w:t>
      </w:r>
    </w:p>
    <w:p w14:paraId="660916F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现在进入有趣的部分：我们将同时使用两个GDB会话，但它们的目标和用法完全不同：</w:t>
      </w:r>
    </w:p>
    <w:p w14:paraId="45E00DFF">
      <w:pPr>
        <w:keepNext w:val="0"/>
        <w:keepLines w:val="0"/>
        <w:widowControl/>
        <w:numPr>
          <w:ilvl w:val="0"/>
          <w:numId w:val="19"/>
        </w:numPr>
        <w:suppressLineNumbers w:val="0"/>
        <w:spacing w:before="0" w:beforeAutospacing="1" w:after="0" w:afterAutospacing="1"/>
        <w:ind w:left="0" w:hanging="360"/>
      </w:pPr>
    </w:p>
    <w:p w14:paraId="11852C55">
      <w:pPr>
        <w:pStyle w:val="8"/>
        <w:keepNext w:val="0"/>
        <w:keepLines w:val="0"/>
        <w:widowControl/>
        <w:suppressLineNumbers w:val="0"/>
        <w:spacing w:before="0" w:beforeAutospacing="0" w:after="178" w:afterAutospacing="0"/>
        <w:ind w:left="0"/>
      </w:pPr>
      <w:r>
        <w:rPr>
          <w:rStyle w:val="11"/>
          <w:rFonts w:hint="default" w:ascii="Helvetica" w:hAnsi="Helvetica" w:eastAsia="Helvetica" w:cs="Helvetica"/>
          <w:b/>
          <w:bCs/>
          <w:i w:val="0"/>
          <w:iCs w:val="0"/>
          <w:caps w:val="0"/>
          <w:color w:val="333333"/>
          <w:spacing w:val="2"/>
          <w:sz w:val="24"/>
          <w:szCs w:val="24"/>
          <w:bdr w:val="none" w:color="auto" w:sz="0" w:space="0"/>
          <w:shd w:val="clear" w:fill="FFFFFF"/>
        </w:rPr>
        <w:t>GDB会话1</w:t>
      </w:r>
      <w:r>
        <w:rPr>
          <w:rFonts w:hint="default" w:ascii="Helvetica" w:hAnsi="Helvetica" w:eastAsia="Helvetica" w:cs="Helvetica"/>
          <w:i w:val="0"/>
          <w:iCs w:val="0"/>
          <w:caps w:val="0"/>
          <w:color w:val="333333"/>
          <w:spacing w:val="2"/>
          <w:sz w:val="24"/>
          <w:szCs w:val="24"/>
          <w:bdr w:val="none" w:color="auto" w:sz="0" w:space="0"/>
          <w:shd w:val="clear" w:fill="FFFFFF"/>
        </w:rPr>
        <w:t>：使用普通的gdb命令，附加到QEMU进程本身，用于调试QEMU的源码</w:t>
      </w:r>
    </w:p>
    <w:p w14:paraId="254710C9">
      <w:pPr>
        <w:keepNext w:val="0"/>
        <w:keepLines w:val="0"/>
        <w:widowControl/>
        <w:numPr>
          <w:ilvl w:val="0"/>
          <w:numId w:val="19"/>
        </w:numPr>
        <w:suppressLineNumbers w:val="0"/>
        <w:spacing w:before="0" w:beforeAutospacing="1" w:after="0" w:afterAutospacing="1"/>
        <w:ind w:left="0" w:hanging="360"/>
      </w:pPr>
    </w:p>
    <w:p w14:paraId="732C40F1">
      <w:pPr>
        <w:keepNext w:val="0"/>
        <w:keepLines w:val="0"/>
        <w:widowControl/>
        <w:numPr>
          <w:ilvl w:val="0"/>
          <w:numId w:val="19"/>
        </w:numPr>
        <w:suppressLineNumbers w:val="0"/>
        <w:spacing w:before="0" w:beforeAutospacing="1" w:after="0" w:afterAutospacing="1"/>
        <w:ind w:left="0" w:hanging="360"/>
      </w:pPr>
    </w:p>
    <w:p w14:paraId="2F25D00C">
      <w:pPr>
        <w:pStyle w:val="8"/>
        <w:keepNext w:val="0"/>
        <w:keepLines w:val="0"/>
        <w:widowControl/>
        <w:suppressLineNumbers w:val="0"/>
        <w:spacing w:before="0" w:beforeAutospacing="0" w:after="178" w:afterAutospacing="0"/>
        <w:ind w:left="0"/>
      </w:pPr>
      <w:r>
        <w:rPr>
          <w:rStyle w:val="11"/>
          <w:rFonts w:hint="default" w:ascii="Helvetica" w:hAnsi="Helvetica" w:eastAsia="Helvetica" w:cs="Helvetica"/>
          <w:b/>
          <w:bCs/>
          <w:i w:val="0"/>
          <w:iCs w:val="0"/>
          <w:caps w:val="0"/>
          <w:color w:val="333333"/>
          <w:spacing w:val="2"/>
          <w:sz w:val="24"/>
          <w:szCs w:val="24"/>
          <w:bdr w:val="none" w:color="auto" w:sz="0" w:space="0"/>
          <w:shd w:val="clear" w:fill="FFFFFF"/>
        </w:rPr>
        <w:t>GDB会话2</w:t>
      </w:r>
      <w:r>
        <w:rPr>
          <w:rFonts w:hint="default" w:ascii="Helvetica" w:hAnsi="Helvetica" w:eastAsia="Helvetica" w:cs="Helvetica"/>
          <w:i w:val="0"/>
          <w:iCs w:val="0"/>
          <w:caps w:val="0"/>
          <w:color w:val="333333"/>
          <w:spacing w:val="2"/>
          <w:sz w:val="24"/>
          <w:szCs w:val="24"/>
          <w:bdr w:val="none" w:color="auto" w:sz="0" w:space="0"/>
          <w:shd w:val="clear" w:fill="FFFFFF"/>
        </w:rPr>
        <w:t>：使用riscv64-unknown-elf-gdb，通过QEMU提供的调试接口连接，用于调试运行在模拟器中的ucore内核</w:t>
      </w:r>
    </w:p>
    <w:p w14:paraId="5FB011FC">
      <w:pPr>
        <w:keepNext w:val="0"/>
        <w:keepLines w:val="0"/>
        <w:widowControl/>
        <w:numPr>
          <w:ilvl w:val="0"/>
          <w:numId w:val="19"/>
        </w:numPr>
        <w:suppressLineNumbers w:val="0"/>
        <w:spacing w:before="0" w:beforeAutospacing="1" w:after="0" w:afterAutospacing="1"/>
        <w:ind w:left="0" w:hanging="360"/>
      </w:pPr>
    </w:p>
    <w:p w14:paraId="1083869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这种"双重调试"的架构让我们能够同时观察</w:t>
      </w:r>
      <w:r>
        <w:rPr>
          <w:rStyle w:val="11"/>
          <w:rFonts w:hint="default" w:ascii="Helvetica" w:hAnsi="Helvetica" w:eastAsia="Helvetica" w:cs="Helvetica"/>
          <w:b/>
          <w:bCs/>
          <w:i w:val="0"/>
          <w:iCs w:val="0"/>
          <w:caps w:val="0"/>
          <w:color w:val="333333"/>
          <w:spacing w:val="2"/>
          <w:sz w:val="24"/>
          <w:szCs w:val="24"/>
          <w:shd w:val="clear" w:fill="FFFFFF"/>
        </w:rPr>
        <w:t>qemu模拟器</w:t>
      </w:r>
      <w:r>
        <w:rPr>
          <w:rFonts w:hint="default" w:ascii="Helvetica" w:hAnsi="Helvetica" w:eastAsia="Helvetica" w:cs="Helvetica"/>
          <w:i w:val="0"/>
          <w:iCs w:val="0"/>
          <w:caps w:val="0"/>
          <w:color w:val="333333"/>
          <w:spacing w:val="2"/>
          <w:sz w:val="24"/>
          <w:szCs w:val="24"/>
          <w:shd w:val="clear" w:fill="FFFFFF"/>
        </w:rPr>
        <w:t>和</w:t>
      </w:r>
      <w:r>
        <w:rPr>
          <w:rStyle w:val="11"/>
          <w:rFonts w:hint="default" w:ascii="Helvetica" w:hAnsi="Helvetica" w:eastAsia="Helvetica" w:cs="Helvetica"/>
          <w:b/>
          <w:bCs/>
          <w:i w:val="0"/>
          <w:iCs w:val="0"/>
          <w:caps w:val="0"/>
          <w:color w:val="333333"/>
          <w:spacing w:val="2"/>
          <w:sz w:val="24"/>
          <w:szCs w:val="24"/>
          <w:shd w:val="clear" w:fill="FFFFFF"/>
        </w:rPr>
        <w:t>被模拟系统ucore</w:t>
      </w:r>
      <w:r>
        <w:rPr>
          <w:rFonts w:hint="default" w:ascii="Helvetica" w:hAnsi="Helvetica" w:eastAsia="Helvetica" w:cs="Helvetica"/>
          <w:i w:val="0"/>
          <w:iCs w:val="0"/>
          <w:caps w:val="0"/>
          <w:color w:val="333333"/>
          <w:spacing w:val="2"/>
          <w:sz w:val="24"/>
          <w:szCs w:val="24"/>
          <w:shd w:val="clear" w:fill="FFFFFF"/>
        </w:rPr>
        <w:t>两个层面上的行为，而且这种模式可以让我们先在ucore当中停下来，然后看到那条要执行的riscv指令，然后再观察在qemu中如何完成了对这条指令的解析。</w:t>
      </w:r>
    </w:p>
    <w:p w14:paraId="1D40772B">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调试步骤详解</w:t>
      </w:r>
    </w:p>
    <w:p w14:paraId="14F93C4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我们需要三个终端窗口（多终端配置参考前文GDB调试一节）：</w:t>
      </w:r>
    </w:p>
    <w:p w14:paraId="5BD970FB">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tips</w:t>
      </w:r>
      <w:r>
        <w:rPr>
          <w:rFonts w:hint="default" w:ascii="Helvetica" w:hAnsi="Helvetica" w:eastAsia="Helvetica" w:cs="Helvetica"/>
          <w:i w:val="0"/>
          <w:iCs w:val="0"/>
          <w:caps w:val="0"/>
          <w:color w:val="858585"/>
          <w:spacing w:val="2"/>
          <w:sz w:val="24"/>
          <w:szCs w:val="24"/>
          <w:bdr w:val="none" w:color="auto" w:sz="0" w:space="0"/>
          <w:shd w:val="clear" w:fill="FFFFFF"/>
        </w:rPr>
        <w:t xml:space="preserve"> 不难想象，用文字来解释三个终端的运行次序是很麻烦的，我已经能想象到各位因为命令的操作次序晕头转向，你也可以问问大模型来看看到底怎么控制这三个窗口的执行，比如：目前我有了三个终端，但是我没有理解，这三个终端分别是做什么用的，我应该怎么执行这个流程，先执行哪一个，这是在做什么，给我解释的详细一点（你甚至可以把这一节指导书发给他分析一下）。</w:t>
      </w:r>
    </w:p>
    <w:p w14:paraId="094F4675">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终端1：启动QEMU模拟器</w:t>
      </w:r>
    </w:p>
    <w:p w14:paraId="5FCD0F22">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在项目目录下执行：</w:t>
      </w:r>
    </w:p>
    <w:p w14:paraId="14E65E4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F08D49"/>
          <w:spacing w:val="2"/>
          <w:sz w:val="17"/>
          <w:szCs w:val="17"/>
          <w:bdr w:val="none" w:color="auto" w:sz="0" w:space="0"/>
          <w:shd w:val="clear" w:fill="2D2D2D"/>
        </w:rPr>
        <w:t>make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debug</w:t>
      </w:r>
    </w:p>
    <w:p w14:paraId="3C245889">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这个命令会启动我们新编译的调试版QEMU，并暂停在初始状态。</w:t>
      </w:r>
    </w:p>
    <w:p w14:paraId="17DA1319">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终端2：附加调试QEMU进程</w:t>
      </w:r>
    </w:p>
    <w:p w14:paraId="7FEA7AE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首先，我们需要找到QEMU进程的PID：</w:t>
      </w:r>
    </w:p>
    <w:p w14:paraId="6F06C4A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pgrep </w:t>
      </w:r>
      <w:r>
        <w:rPr>
          <w:rFonts w:hint="default" w:ascii="Consolas" w:hAnsi="Consolas" w:eastAsia="Consolas" w:cs="Consolas"/>
          <w:i w:val="0"/>
          <w:iCs w:val="0"/>
          <w:caps w:val="0"/>
          <w:color w:val="7EC699"/>
          <w:spacing w:val="2"/>
          <w:sz w:val="17"/>
          <w:szCs w:val="17"/>
          <w:bdr w:val="none" w:color="auto" w:sz="0" w:space="0"/>
          <w:shd w:val="clear" w:fill="2D2D2D"/>
        </w:rPr>
        <w:t>-f</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qemu-system-riscv64 </w:t>
      </w:r>
      <w:r>
        <w:rPr>
          <w:rFonts w:hint="default" w:ascii="Consolas" w:hAnsi="Consolas" w:eastAsia="Consolas" w:cs="Consolas"/>
          <w:i w:val="0"/>
          <w:iCs w:val="0"/>
          <w:caps w:val="0"/>
          <w:color w:val="999999"/>
          <w:spacing w:val="2"/>
          <w:sz w:val="17"/>
          <w:szCs w:val="17"/>
          <w:bdr w:val="none" w:color="auto" w:sz="0" w:space="0"/>
          <w:shd w:val="clear" w:fill="2D2D2D"/>
        </w:rPr>
        <w:t>#这个命令怎么来的呢，应该不难猜吧</w:t>
      </w:r>
    </w:p>
    <w:p w14:paraId="7F306504">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记住这个PID，然后启动GDB并附加到这个进程：</w:t>
      </w:r>
    </w:p>
    <w:p w14:paraId="1D7F454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F08D49"/>
          <w:spacing w:val="2"/>
          <w:sz w:val="17"/>
          <w:szCs w:val="17"/>
          <w:bdr w:val="none" w:color="auto" w:sz="0" w:space="0"/>
          <w:shd w:val="clear" w:fill="2D2D2D"/>
        </w:rPr>
        <w:t>sudo</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gdb</w:t>
      </w:r>
    </w:p>
    <w:p w14:paraId="68FC73FB">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在GDB会话中执行：</w:t>
      </w:r>
    </w:p>
    <w:p w14:paraId="72DBC59C">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须知</w:t>
      </w:r>
    </w:p>
    <w:p w14:paraId="685765F1">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这里经过了很多的调整，比如，</w:t>
      </w:r>
      <w:r>
        <w:rPr>
          <w:rStyle w:val="14"/>
          <w:rFonts w:hint="default" w:ascii="Consolas" w:hAnsi="Consolas" w:eastAsia="Consolas" w:cs="Consolas"/>
          <w:i w:val="0"/>
          <w:iCs w:val="0"/>
          <w:caps w:val="0"/>
          <w:color w:val="858585"/>
          <w:spacing w:val="2"/>
          <w:sz w:val="17"/>
          <w:szCs w:val="17"/>
          <w:bdr w:val="none" w:color="auto" w:sz="0" w:space="0"/>
          <w:shd w:val="clear" w:fill="F7F7F7"/>
        </w:rPr>
        <w:t>handle SIGPIPE nostop noprint</w:t>
      </w:r>
      <w:r>
        <w:rPr>
          <w:rFonts w:hint="default" w:ascii="Helvetica" w:hAnsi="Helvetica" w:eastAsia="Helvetica" w:cs="Helvetica"/>
          <w:i w:val="0"/>
          <w:iCs w:val="0"/>
          <w:caps w:val="0"/>
          <w:color w:val="858585"/>
          <w:spacing w:val="2"/>
          <w:sz w:val="24"/>
          <w:szCs w:val="24"/>
          <w:bdr w:val="none" w:color="auto" w:sz="0" w:space="0"/>
          <w:shd w:val="clear" w:fill="FFFFFF"/>
        </w:rPr>
        <w:t>这一句就是其中出现问题之后，我将命令行的输出提问给了大模型，它给我的回答。尝试一下，如果不运行这一句指令，会出现什么后果，让大模型为你分析一下这是怎么回事</w:t>
      </w:r>
    </w:p>
    <w:p w14:paraId="321AB7D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(gdb) attach &lt;刚才查到的PID&gt;</w:t>
      </w:r>
    </w:p>
    <w:p w14:paraId="5BE5BC8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(gdb) handle SIGPIPE nostop noprint</w:t>
      </w:r>
    </w:p>
    <w:p w14:paraId="432F48C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Style w:val="14"/>
          <w:rFonts w:hint="default" w:ascii="Consolas" w:hAnsi="Consolas" w:eastAsia="Consolas" w:cs="Consolas"/>
          <w:i w:val="0"/>
          <w:iCs w:val="0"/>
          <w:caps w:val="0"/>
          <w:color w:val="CCCCCC"/>
          <w:spacing w:val="2"/>
          <w:sz w:val="17"/>
          <w:szCs w:val="17"/>
          <w:bdr w:val="none" w:color="auto" w:sz="0" w:space="0"/>
          <w:shd w:val="clear" w:fill="2D2D2D"/>
        </w:rPr>
      </w:pPr>
      <w:r>
        <w:rPr>
          <w:rStyle w:val="14"/>
          <w:rFonts w:hint="default" w:ascii="Consolas" w:hAnsi="Consolas" w:eastAsia="Consolas" w:cs="Consolas"/>
          <w:i w:val="0"/>
          <w:iCs w:val="0"/>
          <w:caps w:val="0"/>
          <w:color w:val="CCCCCC"/>
          <w:spacing w:val="2"/>
          <w:sz w:val="17"/>
          <w:szCs w:val="17"/>
          <w:bdr w:val="none" w:color="auto" w:sz="0" w:space="0"/>
          <w:shd w:val="clear" w:fill="2D2D2D"/>
        </w:rPr>
        <w:t>(gdb) # 你可以在这里执行一些操作，设置一些断点等</w:t>
      </w:r>
    </w:p>
    <w:p w14:paraId="1DD8EB7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Style w:val="14"/>
          <w:rFonts w:hint="default" w:ascii="Consolas" w:hAnsi="Consolas" w:eastAsia="Consolas" w:cs="Consolas"/>
          <w:i w:val="0"/>
          <w:iCs w:val="0"/>
          <w:caps w:val="0"/>
          <w:color w:val="CCCCCC"/>
          <w:spacing w:val="2"/>
          <w:sz w:val="17"/>
          <w:szCs w:val="17"/>
          <w:bdr w:val="none" w:color="auto" w:sz="0" w:space="0"/>
          <w:shd w:val="clear" w:fill="2D2D2D"/>
        </w:rPr>
        <w:t>(gdb) continue # 之后就启动执行</w:t>
      </w:r>
    </w:p>
    <w:p w14:paraId="193BC1C5">
      <w:pPr>
        <w:pStyle w:val="6"/>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1"/>
          <w:szCs w:val="21"/>
        </w:rPr>
      </w:pPr>
      <w:r>
        <w:rPr>
          <w:rFonts w:hint="default" w:ascii="Helvetica" w:hAnsi="Helvetica" w:eastAsia="Helvetica" w:cs="Helvetica"/>
          <w:b/>
          <w:bCs/>
          <w:i w:val="0"/>
          <w:iCs w:val="0"/>
          <w:caps w:val="0"/>
          <w:color w:val="333333"/>
          <w:spacing w:val="2"/>
          <w:sz w:val="21"/>
          <w:szCs w:val="21"/>
          <w:shd w:val="clear" w:fill="FFFFFF"/>
        </w:rPr>
        <w:t>终端3：调试ucore内核</w:t>
      </w:r>
    </w:p>
    <w:p w14:paraId="62659B59">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在gdb已经设置好断点并启动qemu的执行（即执行了continue）之后，在项目目录下执行：</w:t>
      </w:r>
    </w:p>
    <w:p w14:paraId="1D8F311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2D2D2D"/>
        <w:wordWrap/>
        <w:bidi w:val="0"/>
        <w:spacing w:before="105" w:beforeAutospacing="0" w:after="105" w:afterAutospacing="0" w:line="15" w:lineRule="atLeast"/>
        <w:ind w:left="0" w:right="0" w:firstLine="0"/>
        <w:jc w:val="left"/>
        <w:rPr>
          <w:rFonts w:hint="default" w:ascii="Consolas" w:hAnsi="Consolas" w:eastAsia="Consolas" w:cs="Consolas"/>
          <w:i w:val="0"/>
          <w:iCs w:val="0"/>
          <w:caps w:val="0"/>
          <w:color w:val="CCCCCC"/>
          <w:spacing w:val="2"/>
          <w:sz w:val="24"/>
          <w:szCs w:val="24"/>
        </w:rPr>
      </w:pPr>
      <w:r>
        <w:rPr>
          <w:rFonts w:hint="default" w:ascii="Consolas" w:hAnsi="Consolas" w:eastAsia="Consolas" w:cs="Consolas"/>
          <w:i w:val="0"/>
          <w:iCs w:val="0"/>
          <w:caps w:val="0"/>
          <w:color w:val="F08D49"/>
          <w:spacing w:val="2"/>
          <w:sz w:val="17"/>
          <w:szCs w:val="17"/>
          <w:bdr w:val="none" w:color="auto" w:sz="0" w:space="0"/>
          <w:shd w:val="clear" w:fill="2D2D2D"/>
        </w:rPr>
        <w:t>make</w:t>
      </w:r>
      <w:r>
        <w:rPr>
          <w:rStyle w:val="14"/>
          <w:rFonts w:hint="default" w:ascii="Consolas" w:hAnsi="Consolas" w:eastAsia="Consolas" w:cs="Consolas"/>
          <w:i w:val="0"/>
          <w:iCs w:val="0"/>
          <w:caps w:val="0"/>
          <w:color w:val="CCCCCC"/>
          <w:spacing w:val="2"/>
          <w:sz w:val="17"/>
          <w:szCs w:val="17"/>
          <w:bdr w:val="none" w:color="auto" w:sz="0" w:space="0"/>
          <w:shd w:val="clear" w:fill="2D2D2D"/>
        </w:rPr>
        <w:t xml:space="preserve"> gdb</w:t>
      </w:r>
    </w:p>
    <w:p w14:paraId="45EF092A">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这个GDB会话会连接到QEMU的</w:t>
      </w:r>
      <w:r>
        <w:rPr>
          <w:rStyle w:val="14"/>
          <w:rFonts w:hint="default" w:ascii="Consolas" w:hAnsi="Consolas" w:eastAsia="Consolas" w:cs="Consolas"/>
          <w:i w:val="0"/>
          <w:iCs w:val="0"/>
          <w:caps w:val="0"/>
          <w:color w:val="333333"/>
          <w:spacing w:val="2"/>
          <w:sz w:val="17"/>
          <w:szCs w:val="17"/>
          <w:bdr w:val="none" w:color="auto" w:sz="0" w:space="0"/>
          <w:shd w:val="clear" w:fill="F7F7F7"/>
        </w:rPr>
        <w:t>GDB stub</w:t>
      </w:r>
      <w:r>
        <w:rPr>
          <w:rFonts w:hint="default" w:ascii="Helvetica" w:hAnsi="Helvetica" w:eastAsia="Helvetica" w:cs="Helvetica"/>
          <w:i w:val="0"/>
          <w:iCs w:val="0"/>
          <w:caps w:val="0"/>
          <w:color w:val="333333"/>
          <w:spacing w:val="2"/>
          <w:sz w:val="24"/>
          <w:szCs w:val="24"/>
          <w:shd w:val="clear" w:fill="FFFFFF"/>
        </w:rPr>
        <w:t>，就像我们平时调试内核一样。你可以在这里控制ucore的执行，比如</w:t>
      </w:r>
      <w:r>
        <w:rPr>
          <w:rStyle w:val="11"/>
          <w:rFonts w:hint="default" w:ascii="Helvetica" w:hAnsi="Helvetica" w:eastAsia="Helvetica" w:cs="Helvetica"/>
          <w:b/>
          <w:bCs/>
          <w:i w:val="0"/>
          <w:iCs w:val="0"/>
          <w:caps w:val="0"/>
          <w:color w:val="333333"/>
          <w:spacing w:val="2"/>
          <w:sz w:val="24"/>
          <w:szCs w:val="24"/>
          <w:shd w:val="clear" w:fill="FFFFFF"/>
        </w:rPr>
        <w:t>打断点让它在某个访存指令处暂停</w:t>
      </w:r>
      <w:r>
        <w:rPr>
          <w:rFonts w:hint="default" w:ascii="Helvetica" w:hAnsi="Helvetica" w:eastAsia="Helvetica" w:cs="Helvetica"/>
          <w:i w:val="0"/>
          <w:iCs w:val="0"/>
          <w:caps w:val="0"/>
          <w:color w:val="333333"/>
          <w:spacing w:val="2"/>
          <w:sz w:val="24"/>
          <w:szCs w:val="24"/>
          <w:shd w:val="clear" w:fill="FFFFFF"/>
        </w:rPr>
        <w:t>、通过指令查看寄存器的值，某个符号的地址等。</w:t>
      </w:r>
    </w:p>
    <w:p w14:paraId="4D38AC89">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须知</w:t>
      </w:r>
    </w:p>
    <w:p w14:paraId="1ABCAE91">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这个地方有必要讲一下，我们之前尝试过在某个符号打断点，比如</w:t>
      </w:r>
      <w:r>
        <w:rPr>
          <w:rStyle w:val="14"/>
          <w:rFonts w:hint="default" w:ascii="Consolas" w:hAnsi="Consolas" w:eastAsia="Consolas" w:cs="Consolas"/>
          <w:i w:val="0"/>
          <w:iCs w:val="0"/>
          <w:caps w:val="0"/>
          <w:color w:val="858585"/>
          <w:spacing w:val="2"/>
          <w:sz w:val="17"/>
          <w:szCs w:val="17"/>
          <w:bdr w:val="none" w:color="auto" w:sz="0" w:space="0"/>
          <w:shd w:val="clear" w:fill="F7F7F7"/>
        </w:rPr>
        <w:t>b kern_entry</w:t>
      </w:r>
      <w:r>
        <w:rPr>
          <w:rFonts w:hint="default" w:ascii="Helvetica" w:hAnsi="Helvetica" w:eastAsia="Helvetica" w:cs="Helvetica"/>
          <w:i w:val="0"/>
          <w:iCs w:val="0"/>
          <w:caps w:val="0"/>
          <w:color w:val="858585"/>
          <w:spacing w:val="2"/>
          <w:sz w:val="24"/>
          <w:szCs w:val="24"/>
          <w:bdr w:val="none" w:color="auto" w:sz="0" w:space="0"/>
          <w:shd w:val="clear" w:fill="FFFFFF"/>
        </w:rPr>
        <w:t>，最后就会显示为在0x80200000处打上了断点，也可以直接打在某个位置，</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那么我们怎么知道任意一条指令的地址呢</w:t>
      </w:r>
      <w:r>
        <w:rPr>
          <w:rFonts w:hint="default" w:ascii="Helvetica" w:hAnsi="Helvetica" w:eastAsia="Helvetica" w:cs="Helvetica"/>
          <w:i w:val="0"/>
          <w:iCs w:val="0"/>
          <w:caps w:val="0"/>
          <w:color w:val="858585"/>
          <w:spacing w:val="2"/>
          <w:sz w:val="24"/>
          <w:szCs w:val="24"/>
          <w:bdr w:val="none" w:color="auto" w:sz="0" w:space="0"/>
          <w:shd w:val="clear" w:fill="FFFFFF"/>
        </w:rPr>
        <w:t>，询问了LLM之后，它给我的答案是我可以直接调试ucore代码，单步执行的过程中，gdb会显示每条指令的地址，</w:t>
      </w:r>
      <w:r>
        <w:rPr>
          <w:rStyle w:val="14"/>
          <w:rFonts w:hint="default" w:ascii="Consolas" w:hAnsi="Consolas" w:eastAsia="Consolas" w:cs="Consolas"/>
          <w:i w:val="0"/>
          <w:iCs w:val="0"/>
          <w:caps w:val="0"/>
          <w:color w:val="858585"/>
          <w:spacing w:val="2"/>
          <w:sz w:val="17"/>
          <w:szCs w:val="17"/>
          <w:bdr w:val="none" w:color="auto" w:sz="0" w:space="0"/>
          <w:shd w:val="clear" w:fill="F7F7F7"/>
        </w:rPr>
        <w:t>$pc</w:t>
      </w:r>
      <w:r>
        <w:rPr>
          <w:rFonts w:hint="default" w:ascii="Helvetica" w:hAnsi="Helvetica" w:eastAsia="Helvetica" w:cs="Helvetica"/>
          <w:i w:val="0"/>
          <w:iCs w:val="0"/>
          <w:caps w:val="0"/>
          <w:color w:val="858585"/>
          <w:spacing w:val="2"/>
          <w:sz w:val="24"/>
          <w:szCs w:val="24"/>
          <w:bdr w:val="none" w:color="auto" w:sz="0" w:space="0"/>
          <w:shd w:val="clear" w:fill="FFFFFF"/>
        </w:rPr>
        <w:t>中也是当前指令的地址，我们就可以找到某个访存指令用于测试。</w:t>
      </w:r>
    </w:p>
    <w:p w14:paraId="0FD85BE0">
      <w:pPr>
        <w:pStyle w:val="5"/>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26"/>
          <w:szCs w:val="26"/>
        </w:rPr>
      </w:pPr>
      <w:r>
        <w:rPr>
          <w:rFonts w:hint="default" w:ascii="Helvetica" w:hAnsi="Helvetica" w:eastAsia="Helvetica" w:cs="Helvetica"/>
          <w:b/>
          <w:bCs/>
          <w:i w:val="0"/>
          <w:iCs w:val="0"/>
          <w:caps w:val="0"/>
          <w:color w:val="333333"/>
          <w:spacing w:val="2"/>
          <w:sz w:val="26"/>
          <w:szCs w:val="26"/>
          <w:shd w:val="clear" w:fill="FFFFFF"/>
        </w:rPr>
        <w:t>观察完整的地址转换流程</w:t>
      </w:r>
    </w:p>
    <w:p w14:paraId="191EBF21">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现在，三个终端已经建立了一个完整的调试环境：</w:t>
      </w:r>
    </w:p>
    <w:p w14:paraId="1C7B6CB7">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在终端3中，让ucore执行到特定的访存指令。当访存发生时，终端2的GDB会在我们设置的断点处中断，在终端2中，你可以单步执行QEMU源码，观察TLB查询（</w:t>
      </w:r>
      <w:r>
        <w:rPr>
          <w:rStyle w:val="11"/>
          <w:rFonts w:hint="default" w:ascii="Helvetica" w:hAnsi="Helvetica" w:eastAsia="Helvetica" w:cs="Helvetica"/>
          <w:b/>
          <w:bCs/>
          <w:i w:val="0"/>
          <w:iCs w:val="0"/>
          <w:caps w:val="0"/>
          <w:color w:val="333333"/>
          <w:spacing w:val="2"/>
          <w:sz w:val="24"/>
          <w:szCs w:val="24"/>
          <w:shd w:val="clear" w:fill="FFFFFF"/>
        </w:rPr>
        <w:t>明示</w:t>
      </w:r>
      <w:r>
        <w:rPr>
          <w:rFonts w:hint="default" w:ascii="Helvetica" w:hAnsi="Helvetica" w:eastAsia="Helvetica" w:cs="Helvetica"/>
          <w:i w:val="0"/>
          <w:iCs w:val="0"/>
          <w:caps w:val="0"/>
          <w:color w:val="333333"/>
          <w:spacing w:val="2"/>
          <w:sz w:val="24"/>
          <w:szCs w:val="24"/>
          <w:shd w:val="clear" w:fill="FFFFFF"/>
        </w:rPr>
        <w:t>）、页表遍历的具体过程</w:t>
      </w:r>
    </w:p>
    <w:p w14:paraId="78E22C8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继续执行后，控制权回到终端3，可以继续调试ucore。</w:t>
      </w:r>
    </w:p>
    <w:p w14:paraId="29C766F5">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通过这种设置，我们实际上建立了一个从ucore用户程序发出访存请求，到QEMU模拟硬件MMU处理流程的完整观察链路。这种"透视"能力对于深入理解虚拟内存机制是极其宝贵的。</w:t>
      </w:r>
    </w:p>
    <w:p w14:paraId="7E7167F5">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思考</w:t>
      </w:r>
    </w:p>
    <w:p w14:paraId="4079D650">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前文中，我们的思路是，执行ucore到某个访存指令，然后再在qemu的源码打上断点，去单步执行，有没有更简单的思路呢，应该是有的，</w:t>
      </w:r>
      <w:del w:id="3">
        <w:r>
          <w:rPr>
            <w:rFonts w:hint="default" w:ascii="Helvetica" w:hAnsi="Helvetica" w:eastAsia="Helvetica" w:cs="Helvetica"/>
            <w:i w:val="0"/>
            <w:iCs w:val="0"/>
            <w:caps w:val="0"/>
            <w:color w:val="858585"/>
            <w:spacing w:val="2"/>
            <w:sz w:val="24"/>
            <w:szCs w:val="24"/>
            <w:bdr w:val="none" w:color="auto" w:sz="0" w:space="0"/>
            <w:shd w:val="clear" w:fill="FFFFFF"/>
          </w:rPr>
          <w:delText>好好思考一下，想不到就问问大模型</w:delText>
        </w:r>
      </w:del>
      <w:r>
        <w:rPr>
          <w:rFonts w:hint="default" w:ascii="Helvetica" w:hAnsi="Helvetica" w:eastAsia="Helvetica" w:cs="Helvetica"/>
          <w:i w:val="0"/>
          <w:iCs w:val="0"/>
          <w:caps w:val="0"/>
          <w:color w:val="858585"/>
          <w:spacing w:val="2"/>
          <w:sz w:val="24"/>
          <w:szCs w:val="24"/>
          <w:bdr w:val="none" w:color="auto" w:sz="0" w:space="0"/>
          <w:shd w:val="clear" w:fill="FFFFFF"/>
        </w:rPr>
        <w:t>我们可以这么想，既然是访存，哪个指令并不重要，访问的地址很重要，我只需要找到</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某个一定会被访问的内存地址</w:t>
      </w:r>
      <w:r>
        <w:rPr>
          <w:rFonts w:hint="default" w:ascii="Helvetica" w:hAnsi="Helvetica" w:eastAsia="Helvetica" w:cs="Helvetica"/>
          <w:i w:val="0"/>
          <w:iCs w:val="0"/>
          <w:caps w:val="0"/>
          <w:color w:val="858585"/>
          <w:spacing w:val="2"/>
          <w:sz w:val="24"/>
          <w:szCs w:val="24"/>
          <w:bdr w:val="none" w:color="auto" w:sz="0" w:space="0"/>
          <w:shd w:val="clear" w:fill="FFFFFF"/>
        </w:rPr>
        <w:t>，然后在你找到的</w:t>
      </w:r>
      <w:r>
        <w:rPr>
          <w:rStyle w:val="14"/>
          <w:rFonts w:hint="default" w:ascii="Consolas" w:hAnsi="Consolas" w:eastAsia="Consolas" w:cs="Consolas"/>
          <w:i w:val="0"/>
          <w:iCs w:val="0"/>
          <w:caps w:val="0"/>
          <w:color w:val="858585"/>
          <w:spacing w:val="2"/>
          <w:sz w:val="17"/>
          <w:szCs w:val="17"/>
          <w:bdr w:val="none" w:color="auto" w:sz="0" w:space="0"/>
          <w:shd w:val="clear" w:fill="F7F7F7"/>
        </w:rPr>
        <w:t>qemu</w:t>
      </w:r>
      <w:r>
        <w:rPr>
          <w:rFonts w:hint="default" w:ascii="Helvetica" w:hAnsi="Helvetica" w:eastAsia="Helvetica" w:cs="Helvetica"/>
          <w:i w:val="0"/>
          <w:iCs w:val="0"/>
          <w:caps w:val="0"/>
          <w:color w:val="858585"/>
          <w:spacing w:val="2"/>
          <w:sz w:val="24"/>
          <w:szCs w:val="24"/>
          <w:bdr w:val="none" w:color="auto" w:sz="0" w:space="0"/>
          <w:shd w:val="clear" w:fill="FFFFFF"/>
        </w:rPr>
        <w:t>的关键代码处打上一个</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条件断点</w:t>
      </w:r>
      <w:r>
        <w:rPr>
          <w:rFonts w:hint="default" w:ascii="Helvetica" w:hAnsi="Helvetica" w:eastAsia="Helvetica" w:cs="Helvetica"/>
          <w:i w:val="0"/>
          <w:iCs w:val="0"/>
          <w:caps w:val="0"/>
          <w:color w:val="858585"/>
          <w:spacing w:val="2"/>
          <w:sz w:val="24"/>
          <w:szCs w:val="24"/>
          <w:bdr w:val="none" w:color="auto" w:sz="0" w:space="0"/>
          <w:shd w:val="clear" w:fill="FFFFFF"/>
        </w:rPr>
        <w:t>，比如，在某个关键函数入口点判断传入的地址参数addr是不是我们要观测的地址（当然你最好知道</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这个地址是的的确确被访问到的</w:t>
      </w:r>
      <w:r>
        <w:rPr>
          <w:rFonts w:hint="default" w:ascii="Helvetica" w:hAnsi="Helvetica" w:eastAsia="Helvetica" w:cs="Helvetica"/>
          <w:i w:val="0"/>
          <w:iCs w:val="0"/>
          <w:caps w:val="0"/>
          <w:color w:val="858585"/>
          <w:spacing w:val="2"/>
          <w:sz w:val="24"/>
          <w:szCs w:val="24"/>
          <w:bdr w:val="none" w:color="auto" w:sz="0" w:space="0"/>
          <w:shd w:val="clear" w:fill="FFFFFF"/>
        </w:rPr>
        <w:t>，比如，当我们将要跳转到内核的C入口点的时候，内核C入口点的地址就是我们一定要访存的地址）。那么我们就不用调试ucore代码，只要在一开始就在</w:t>
      </w:r>
      <w:r>
        <w:rPr>
          <w:rStyle w:val="14"/>
          <w:rFonts w:hint="default" w:ascii="Consolas" w:hAnsi="Consolas" w:eastAsia="Consolas" w:cs="Consolas"/>
          <w:i w:val="0"/>
          <w:iCs w:val="0"/>
          <w:caps w:val="0"/>
          <w:color w:val="858585"/>
          <w:spacing w:val="2"/>
          <w:sz w:val="17"/>
          <w:szCs w:val="17"/>
          <w:bdr w:val="none" w:color="auto" w:sz="0" w:space="0"/>
          <w:shd w:val="clear" w:fill="F7F7F7"/>
        </w:rPr>
        <w:t>qemu</w:t>
      </w:r>
      <w:r>
        <w:rPr>
          <w:rFonts w:hint="default" w:ascii="Helvetica" w:hAnsi="Helvetica" w:eastAsia="Helvetica" w:cs="Helvetica"/>
          <w:i w:val="0"/>
          <w:iCs w:val="0"/>
          <w:caps w:val="0"/>
          <w:color w:val="858585"/>
          <w:spacing w:val="2"/>
          <w:sz w:val="24"/>
          <w:szCs w:val="24"/>
          <w:bdr w:val="none" w:color="auto" w:sz="0" w:space="0"/>
          <w:shd w:val="clear" w:fill="FFFFFF"/>
        </w:rPr>
        <w:t>中打好条件断点，然后启动ucore执行，就自然会在合适的时间停在合适的位置。</w:t>
      </w:r>
    </w:p>
    <w:p w14:paraId="5B2C66EF">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这种双重调试的方法虽然设置起来稍显复杂，但它为我们打开了一扇观察计算机系统底层运作的窗口。当你亲眼看到软件如何精确模拟硬件行为时，很多抽象的概念都会变得具体而清晰。</w:t>
      </w:r>
    </w:p>
    <w:p w14:paraId="1FB6F340">
      <w:pPr>
        <w:pStyle w:val="8"/>
        <w:keepNext w:val="0"/>
        <w:keepLines w:val="0"/>
        <w:widowControl/>
        <w:suppressLineNumbers w:val="0"/>
        <w:spacing w:before="0" w:beforeAutospacing="0" w:after="178" w:afterAutospacing="0"/>
        <w:ind w:left="720" w:right="720"/>
      </w:pPr>
      <w:r>
        <w:rPr>
          <w:rStyle w:val="11"/>
          <w:rFonts w:hint="default" w:ascii="Helvetica" w:hAnsi="Helvetica" w:eastAsia="Helvetica" w:cs="Helvetica"/>
          <w:b/>
          <w:bCs/>
          <w:i w:val="0"/>
          <w:iCs w:val="0"/>
          <w:caps w:val="0"/>
          <w:color w:val="858585"/>
          <w:spacing w:val="2"/>
          <w:sz w:val="24"/>
          <w:szCs w:val="24"/>
          <w:bdr w:val="none" w:color="auto" w:sz="0" w:space="0"/>
          <w:shd w:val="clear" w:fill="FFFFFF"/>
        </w:rPr>
        <w:t>须知</w:t>
      </w:r>
    </w:p>
    <w:p w14:paraId="4DD3C7FE">
      <w:pPr>
        <w:pStyle w:val="8"/>
        <w:keepNext w:val="0"/>
        <w:keepLines w:val="0"/>
        <w:widowControl/>
        <w:suppressLineNumbers w:val="0"/>
        <w:spacing w:before="0" w:beforeAutospacing="0" w:after="178" w:afterAutospacing="0"/>
        <w:ind w:left="720" w:right="720"/>
      </w:pPr>
      <w:r>
        <w:rPr>
          <w:rFonts w:hint="default" w:ascii="Helvetica" w:hAnsi="Helvetica" w:eastAsia="Helvetica" w:cs="Helvetica"/>
          <w:i w:val="0"/>
          <w:iCs w:val="0"/>
          <w:caps w:val="0"/>
          <w:color w:val="858585"/>
          <w:spacing w:val="2"/>
          <w:sz w:val="24"/>
          <w:szCs w:val="24"/>
          <w:bdr w:val="none" w:color="auto" w:sz="0" w:space="0"/>
          <w:shd w:val="clear" w:fill="FFFFFF"/>
        </w:rPr>
        <w:t>我们已经给出了基础的操作流程，以下是我们调试时可以参考的一些策略</w:t>
      </w:r>
    </w:p>
    <w:p w14:paraId="1685FA48">
      <w:pPr>
        <w:keepNext w:val="0"/>
        <w:keepLines w:val="0"/>
        <w:widowControl/>
        <w:numPr>
          <w:ilvl w:val="0"/>
          <w:numId w:val="20"/>
        </w:numPr>
        <w:suppressLineNumbers w:val="0"/>
        <w:spacing w:before="0" w:beforeAutospacing="1" w:after="0" w:afterAutospacing="1"/>
        <w:ind w:left="720" w:right="720" w:hanging="360"/>
      </w:pPr>
      <w:r>
        <w:rPr>
          <w:rFonts w:hint="default" w:ascii="Helvetica" w:hAnsi="Helvetica" w:eastAsia="Helvetica" w:cs="Helvetica"/>
          <w:i w:val="0"/>
          <w:iCs w:val="0"/>
          <w:caps w:val="0"/>
          <w:color w:val="858585"/>
          <w:spacing w:val="2"/>
          <w:sz w:val="24"/>
          <w:szCs w:val="24"/>
          <w:bdr w:val="none" w:color="auto" w:sz="0" w:space="0"/>
          <w:shd w:val="clear" w:fill="FFFFFF"/>
        </w:rPr>
        <w:t>如何在qemu源码中找到和地址翻译有关的代码片段呢，如何开始调试？</w:t>
      </w:r>
      <w:del w:id="4">
        <w:r>
          <w:rPr>
            <w:rFonts w:hint="default" w:ascii="Helvetica" w:hAnsi="Helvetica" w:eastAsia="Helvetica" w:cs="Helvetica"/>
            <w:i w:val="0"/>
            <w:iCs w:val="0"/>
            <w:caps w:val="0"/>
            <w:color w:val="858585"/>
            <w:spacing w:val="2"/>
            <w:sz w:val="24"/>
            <w:szCs w:val="24"/>
            <w:bdr w:val="none" w:color="auto" w:sz="0" w:space="0"/>
            <w:shd w:val="clear" w:fill="FFFFFF"/>
          </w:rPr>
          <w:delText>当然是慢慢找</w:delText>
        </w:r>
      </w:del>
      <w:r>
        <w:rPr>
          <w:rFonts w:hint="default" w:ascii="Helvetica" w:hAnsi="Helvetica" w:eastAsia="Helvetica" w:cs="Helvetica"/>
          <w:i w:val="0"/>
          <w:iCs w:val="0"/>
          <w:caps w:val="0"/>
          <w:color w:val="858585"/>
          <w:spacing w:val="2"/>
          <w:sz w:val="24"/>
          <w:szCs w:val="24"/>
          <w:bdr w:val="none" w:color="auto" w:sz="0" w:space="0"/>
          <w:shd w:val="clear" w:fill="FFFFFF"/>
        </w:rPr>
        <w:t>，</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大模型或许可以给你一个好点的答案（明示）</w:t>
      </w:r>
      <w:r>
        <w:rPr>
          <w:rFonts w:hint="default" w:ascii="Helvetica" w:hAnsi="Helvetica" w:eastAsia="Helvetica" w:cs="Helvetica"/>
          <w:i w:val="0"/>
          <w:iCs w:val="0"/>
          <w:caps w:val="0"/>
          <w:color w:val="858585"/>
          <w:spacing w:val="2"/>
          <w:sz w:val="24"/>
          <w:szCs w:val="24"/>
          <w:bdr w:val="none" w:color="auto" w:sz="0" w:space="0"/>
          <w:shd w:val="clear" w:fill="FFFFFF"/>
        </w:rPr>
        <w:t>，我们期望同学们在大模型的帮助下简单理解qemu的源码，当然，并不需要同学们在短时间内完全理解如此大的一个项目，那不现实，但是在大模型的帮助下找到一些</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关键的代码位置</w:t>
      </w:r>
      <w:r>
        <w:rPr>
          <w:rFonts w:hint="default" w:ascii="Helvetica" w:hAnsi="Helvetica" w:eastAsia="Helvetica" w:cs="Helvetica"/>
          <w:i w:val="0"/>
          <w:iCs w:val="0"/>
          <w:caps w:val="0"/>
          <w:color w:val="858585"/>
          <w:spacing w:val="2"/>
          <w:sz w:val="24"/>
          <w:szCs w:val="24"/>
          <w:bdr w:val="none" w:color="auto" w:sz="0" w:space="0"/>
          <w:shd w:val="clear" w:fill="FFFFFF"/>
        </w:rPr>
        <w:t>还是各位应当掌握的能力的，一些嵌入到ide的大模型可能也能发挥很大的作用。</w:t>
      </w:r>
    </w:p>
    <w:p w14:paraId="7F848A6C">
      <w:pPr>
        <w:keepNext w:val="0"/>
        <w:keepLines w:val="0"/>
        <w:widowControl/>
        <w:numPr>
          <w:ilvl w:val="0"/>
          <w:numId w:val="20"/>
        </w:numPr>
        <w:suppressLineNumbers w:val="0"/>
        <w:spacing w:before="0" w:beforeAutospacing="1" w:after="0" w:afterAutospacing="1"/>
        <w:ind w:left="720" w:right="720" w:hanging="360"/>
      </w:pPr>
      <w:r>
        <w:rPr>
          <w:rFonts w:hint="default" w:ascii="Helvetica" w:hAnsi="Helvetica" w:eastAsia="Helvetica" w:cs="Helvetica"/>
          <w:i w:val="0"/>
          <w:iCs w:val="0"/>
          <w:caps w:val="0"/>
          <w:color w:val="858585"/>
          <w:spacing w:val="2"/>
          <w:sz w:val="24"/>
          <w:szCs w:val="24"/>
          <w:bdr w:val="none" w:color="auto" w:sz="0" w:space="0"/>
          <w:shd w:val="clear" w:fill="FFFFFF"/>
        </w:rPr>
        <w:t>某个函数入口点（例如一个"翻译函数"）可能在每个地址都会在</w:t>
      </w:r>
      <w:r>
        <w:rPr>
          <w:rStyle w:val="14"/>
          <w:rFonts w:hint="default" w:ascii="Consolas" w:hAnsi="Consolas" w:eastAsia="Consolas" w:cs="Consolas"/>
          <w:i w:val="0"/>
          <w:iCs w:val="0"/>
          <w:caps w:val="0"/>
          <w:color w:val="858585"/>
          <w:spacing w:val="2"/>
          <w:sz w:val="17"/>
          <w:szCs w:val="17"/>
          <w:bdr w:val="none" w:color="auto" w:sz="0" w:space="0"/>
          <w:shd w:val="clear" w:fill="F7F7F7"/>
        </w:rPr>
        <w:t>qemu</w:t>
      </w:r>
      <w:r>
        <w:rPr>
          <w:rFonts w:hint="default" w:ascii="Helvetica" w:hAnsi="Helvetica" w:eastAsia="Helvetica" w:cs="Helvetica"/>
          <w:i w:val="0"/>
          <w:iCs w:val="0"/>
          <w:caps w:val="0"/>
          <w:color w:val="858585"/>
          <w:spacing w:val="2"/>
          <w:sz w:val="24"/>
          <w:szCs w:val="24"/>
          <w:bdr w:val="none" w:color="auto" w:sz="0" w:space="0"/>
          <w:shd w:val="clear" w:fill="FFFFFF"/>
        </w:rPr>
        <w:t>运行的时候调用翻译一遍，如果每次都停下来再按c（continue），那真就是一个代码调一天了，</w:t>
      </w:r>
      <w:r>
        <w:rPr>
          <w:rStyle w:val="14"/>
          <w:rFonts w:hint="default" w:ascii="Consolas" w:hAnsi="Consolas" w:eastAsia="Consolas" w:cs="Consolas"/>
          <w:i w:val="0"/>
          <w:iCs w:val="0"/>
          <w:caps w:val="0"/>
          <w:color w:val="858585"/>
          <w:spacing w:val="2"/>
          <w:sz w:val="17"/>
          <w:szCs w:val="17"/>
          <w:bdr w:val="none" w:color="auto" w:sz="0" w:space="0"/>
          <w:shd w:val="clear" w:fill="F7F7F7"/>
        </w:rPr>
        <w:t>gdb</w:t>
      </w:r>
      <w:r>
        <w:rPr>
          <w:rFonts w:hint="default" w:ascii="Helvetica" w:hAnsi="Helvetica" w:eastAsia="Helvetica" w:cs="Helvetica"/>
          <w:i w:val="0"/>
          <w:iCs w:val="0"/>
          <w:caps w:val="0"/>
          <w:color w:val="858585"/>
          <w:spacing w:val="2"/>
          <w:sz w:val="24"/>
          <w:szCs w:val="24"/>
          <w:bdr w:val="none" w:color="auto" w:sz="0" w:space="0"/>
          <w:shd w:val="clear" w:fill="FFFFFF"/>
        </w:rPr>
        <w:t>提供的</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条件断点</w:t>
      </w:r>
      <w:r>
        <w:rPr>
          <w:rFonts w:hint="default" w:ascii="Helvetica" w:hAnsi="Helvetica" w:eastAsia="Helvetica" w:cs="Helvetica"/>
          <w:i w:val="0"/>
          <w:iCs w:val="0"/>
          <w:caps w:val="0"/>
          <w:color w:val="858585"/>
          <w:spacing w:val="2"/>
          <w:sz w:val="24"/>
          <w:szCs w:val="24"/>
          <w:bdr w:val="none" w:color="auto" w:sz="0" w:space="0"/>
          <w:shd w:val="clear" w:fill="FFFFFF"/>
        </w:rPr>
        <w:t>功能或许可以帮到大家，我们可以在代码中找到某个访存指令的位置，然后查看一下这个指令的访问的地址，然后在"翻译函数"打断点的时候设置一个条件，也就是address是否等于"我们期望的地址"，这样可以节省很多时间，关于条件断点的更多复杂应用，</w:t>
      </w:r>
      <w:del w:id="5">
        <w:r>
          <w:rPr>
            <w:rFonts w:hint="default" w:ascii="Helvetica" w:hAnsi="Helvetica" w:eastAsia="Helvetica" w:cs="Helvetica"/>
            <w:i w:val="0"/>
            <w:iCs w:val="0"/>
            <w:caps w:val="0"/>
            <w:color w:val="858585"/>
            <w:spacing w:val="2"/>
            <w:sz w:val="24"/>
            <w:szCs w:val="24"/>
            <w:bdr w:val="none" w:color="auto" w:sz="0" w:space="0"/>
            <w:shd w:val="clear" w:fill="FFFFFF"/>
          </w:rPr>
          <w:delText>我也不会</w:delText>
        </w:r>
      </w:del>
      <w:r>
        <w:rPr>
          <w:rFonts w:hint="default" w:ascii="Helvetica" w:hAnsi="Helvetica" w:eastAsia="Helvetica" w:cs="Helvetica"/>
          <w:i w:val="0"/>
          <w:iCs w:val="0"/>
          <w:caps w:val="0"/>
          <w:color w:val="858585"/>
          <w:spacing w:val="2"/>
          <w:sz w:val="24"/>
          <w:szCs w:val="24"/>
          <w:bdr w:val="none" w:color="auto" w:sz="0" w:space="0"/>
          <w:shd w:val="clear" w:fill="FFFFFF"/>
        </w:rPr>
        <w:t>同学们可以</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让大模型当你的智能体</w:t>
      </w:r>
      <w:r>
        <w:rPr>
          <w:rFonts w:hint="default" w:ascii="Helvetica" w:hAnsi="Helvetica" w:eastAsia="Helvetica" w:cs="Helvetica"/>
          <w:i w:val="0"/>
          <w:iCs w:val="0"/>
          <w:caps w:val="0"/>
          <w:color w:val="858585"/>
          <w:spacing w:val="2"/>
          <w:sz w:val="24"/>
          <w:szCs w:val="24"/>
          <w:bdr w:val="none" w:color="auto" w:sz="0" w:space="0"/>
          <w:shd w:val="clear" w:fill="FFFFFF"/>
        </w:rPr>
        <w:t>。</w:t>
      </w:r>
    </w:p>
    <w:p w14:paraId="11A5D797">
      <w:pPr>
        <w:keepNext w:val="0"/>
        <w:keepLines w:val="0"/>
        <w:widowControl/>
        <w:numPr>
          <w:ilvl w:val="0"/>
          <w:numId w:val="20"/>
        </w:numPr>
        <w:suppressLineNumbers w:val="0"/>
        <w:spacing w:before="0" w:beforeAutospacing="1" w:after="0" w:afterAutospacing="1"/>
        <w:ind w:left="720" w:right="720" w:hanging="360"/>
      </w:pPr>
      <w:r>
        <w:rPr>
          <w:rFonts w:hint="default" w:ascii="Helvetica" w:hAnsi="Helvetica" w:eastAsia="Helvetica" w:cs="Helvetica"/>
          <w:i w:val="0"/>
          <w:iCs w:val="0"/>
          <w:caps w:val="0"/>
          <w:color w:val="858585"/>
          <w:spacing w:val="2"/>
          <w:sz w:val="24"/>
          <w:szCs w:val="24"/>
          <w:bdr w:val="none" w:color="auto" w:sz="0" w:space="0"/>
          <w:shd w:val="clear" w:fill="FFFFFF"/>
        </w:rPr>
        <w:t>我们本次的实验重在体验一下在大模型的帮助下调试的流程，正如助教所言，这是一个开发世界体验项目，助教的思路也</w:t>
      </w:r>
      <w:r>
        <w:rPr>
          <w:rStyle w:val="11"/>
          <w:rFonts w:hint="default" w:ascii="Helvetica" w:hAnsi="Helvetica" w:eastAsia="Helvetica" w:cs="Helvetica"/>
          <w:b/>
          <w:bCs/>
          <w:i w:val="0"/>
          <w:iCs w:val="0"/>
          <w:caps w:val="0"/>
          <w:color w:val="858585"/>
          <w:spacing w:val="2"/>
          <w:sz w:val="24"/>
          <w:szCs w:val="24"/>
          <w:bdr w:val="none" w:color="auto" w:sz="0" w:space="0"/>
          <w:shd w:val="clear" w:fill="FFFFFF"/>
        </w:rPr>
        <w:t>仅供参考</w:t>
      </w:r>
      <w:r>
        <w:rPr>
          <w:rFonts w:hint="default" w:ascii="Helvetica" w:hAnsi="Helvetica" w:eastAsia="Helvetica" w:cs="Helvetica"/>
          <w:i w:val="0"/>
          <w:iCs w:val="0"/>
          <w:caps w:val="0"/>
          <w:color w:val="858585"/>
          <w:spacing w:val="2"/>
          <w:sz w:val="24"/>
          <w:szCs w:val="24"/>
          <w:bdr w:val="none" w:color="auto" w:sz="0" w:space="0"/>
          <w:shd w:val="clear" w:fill="FFFFFF"/>
        </w:rPr>
        <w:t>，各位的操作合理即可，或许能开发出新的玩法，学到新的知识。</w:t>
      </w:r>
    </w:p>
    <w:p w14:paraId="6B7ACE15">
      <w:pPr>
        <w:pStyle w:val="4"/>
        <w:keepNext w:val="0"/>
        <w:keepLines w:val="0"/>
        <w:widowControl/>
        <w:suppressLineNumbers w:val="0"/>
        <w:shd w:val="clear" w:fill="FFFFFF"/>
        <w:spacing w:before="268" w:beforeAutospacing="0" w:after="178" w:afterAutospacing="0"/>
        <w:ind w:left="0" w:firstLine="0"/>
        <w:rPr>
          <w:rFonts w:hint="default" w:ascii="Helvetica" w:hAnsi="Helvetica" w:eastAsia="Helvetica" w:cs="Helvetica"/>
          <w:b/>
          <w:bCs/>
          <w:i w:val="0"/>
          <w:iCs w:val="0"/>
          <w:caps w:val="0"/>
          <w:color w:val="333333"/>
          <w:spacing w:val="2"/>
          <w:sz w:val="31"/>
          <w:szCs w:val="31"/>
        </w:rPr>
      </w:pPr>
      <w:r>
        <w:rPr>
          <w:rFonts w:hint="default" w:ascii="Helvetica" w:hAnsi="Helvetica" w:eastAsia="Helvetica" w:cs="Helvetica"/>
          <w:b/>
          <w:bCs/>
          <w:i w:val="0"/>
          <w:iCs w:val="0"/>
          <w:caps w:val="0"/>
          <w:color w:val="333333"/>
          <w:spacing w:val="2"/>
          <w:sz w:val="31"/>
          <w:szCs w:val="31"/>
          <w:shd w:val="clear" w:fill="FFFFFF"/>
        </w:rPr>
        <w:t>调试要求（附赠部分助教使用的问题）</w:t>
      </w:r>
    </w:p>
    <w:p w14:paraId="44398121">
      <w:pPr>
        <w:keepNext w:val="0"/>
        <w:keepLines w:val="0"/>
        <w:widowControl/>
        <w:numPr>
          <w:ilvl w:val="0"/>
          <w:numId w:val="2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尝试理解我们调试流程中涉及到的qemu的源码，给出关键的调用路径，以及</w:t>
      </w:r>
      <w:bookmarkStart w:id="0" w:name="_GoBack"/>
      <w:bookmarkEnd w:id="0"/>
      <w:r>
        <w:rPr>
          <w:rFonts w:hint="default" w:ascii="Helvetica" w:hAnsi="Helvetica" w:eastAsia="Helvetica" w:cs="Helvetica"/>
          <w:i w:val="0"/>
          <w:iCs w:val="0"/>
          <w:caps w:val="0"/>
          <w:color w:val="333333"/>
          <w:spacing w:val="2"/>
          <w:sz w:val="24"/>
          <w:szCs w:val="24"/>
          <w:bdr w:val="none" w:color="auto" w:sz="0" w:space="0"/>
          <w:shd w:val="clear" w:fill="FFFFFF"/>
        </w:rPr>
        <w:t>路径上一些</w:t>
      </w:r>
      <w:r>
        <w:rPr>
          <w:rStyle w:val="11"/>
          <w:rFonts w:hint="default" w:ascii="Helvetica" w:hAnsi="Helvetica" w:eastAsia="Helvetica" w:cs="Helvetica"/>
          <w:b/>
          <w:bCs/>
          <w:i w:val="0"/>
          <w:iCs w:val="0"/>
          <w:caps w:val="0"/>
          <w:color w:val="333333"/>
          <w:spacing w:val="2"/>
          <w:sz w:val="24"/>
          <w:szCs w:val="24"/>
          <w:bdr w:val="none" w:color="auto" w:sz="0" w:space="0"/>
          <w:shd w:val="clear" w:fill="FFFFFF"/>
        </w:rPr>
        <w:t>关键的分支语句（不是让你只看分支语句）</w:t>
      </w:r>
      <w:r>
        <w:rPr>
          <w:rFonts w:hint="default" w:ascii="Helvetica" w:hAnsi="Helvetica" w:eastAsia="Helvetica" w:cs="Helvetica"/>
          <w:i w:val="0"/>
          <w:iCs w:val="0"/>
          <w:caps w:val="0"/>
          <w:color w:val="333333"/>
          <w:spacing w:val="2"/>
          <w:sz w:val="24"/>
          <w:szCs w:val="24"/>
          <w:bdr w:val="none" w:color="auto" w:sz="0" w:space="0"/>
          <w:shd w:val="clear" w:fill="FFFFFF"/>
        </w:rPr>
        <w:t>，并通过调试演示某个访存指令访问的虚拟地址是</w:t>
      </w:r>
      <w:r>
        <w:rPr>
          <w:rStyle w:val="11"/>
          <w:rFonts w:hint="default" w:ascii="Helvetica" w:hAnsi="Helvetica" w:eastAsia="Helvetica" w:cs="Helvetica"/>
          <w:b/>
          <w:bCs/>
          <w:i w:val="0"/>
          <w:iCs w:val="0"/>
          <w:caps w:val="0"/>
          <w:color w:val="333333"/>
          <w:spacing w:val="2"/>
          <w:sz w:val="24"/>
          <w:szCs w:val="24"/>
          <w:bdr w:val="none" w:color="auto" w:sz="0" w:space="0"/>
          <w:shd w:val="clear" w:fill="FFFFFF"/>
        </w:rPr>
        <w:t>如何在qemu的模拟中被翻译成一个物理地址的</w:t>
      </w:r>
      <w:r>
        <w:rPr>
          <w:rFonts w:hint="default" w:ascii="Helvetica" w:hAnsi="Helvetica" w:eastAsia="Helvetica" w:cs="Helvetica"/>
          <w:i w:val="0"/>
          <w:iCs w:val="0"/>
          <w:caps w:val="0"/>
          <w:color w:val="333333"/>
          <w:spacing w:val="2"/>
          <w:sz w:val="24"/>
          <w:szCs w:val="24"/>
          <w:bdr w:val="none" w:color="auto" w:sz="0" w:space="0"/>
          <w:shd w:val="clear" w:fill="FFFFFF"/>
        </w:rPr>
        <w:t>。</w:t>
      </w:r>
    </w:p>
    <w:p w14:paraId="0441D4C5">
      <w:pPr>
        <w:keepNext w:val="0"/>
        <w:keepLines w:val="0"/>
        <w:widowControl/>
        <w:numPr>
          <w:ilvl w:val="0"/>
          <w:numId w:val="2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单步调试页表翻译的部分，解释一下关键的操作流程。（这段是地址翻译的流程吗，我还是没有理解，给我解释的详细一点 / 这三个循环是在做什么，这两行的操作是从当前页表取出页表项吗，我还是没有理解）</w:t>
      </w:r>
    </w:p>
    <w:p w14:paraId="69B374B2">
      <w:pPr>
        <w:keepNext w:val="0"/>
        <w:keepLines w:val="0"/>
        <w:widowControl/>
        <w:numPr>
          <w:ilvl w:val="0"/>
          <w:numId w:val="2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是否能够在qemu-4.1.1的源码中找到模拟cpu查找tlb的C代码，通过调试说明其中的细节。（按照riscv的流程，是不是应该先查tlb，tlbmiss之后才从页表中查找，给我找一下查找tlb的代码）</w:t>
      </w:r>
    </w:p>
    <w:p w14:paraId="3EE2EDDB">
      <w:pPr>
        <w:keepNext w:val="0"/>
        <w:keepLines w:val="0"/>
        <w:widowControl/>
        <w:numPr>
          <w:ilvl w:val="0"/>
          <w:numId w:val="2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仍然是tlb，qemu中模拟出来的tlb和我们真实cpu中的tlb有什么</w:t>
      </w:r>
      <w:r>
        <w:rPr>
          <w:rStyle w:val="11"/>
          <w:rFonts w:hint="default" w:ascii="Helvetica" w:hAnsi="Helvetica" w:eastAsia="Helvetica" w:cs="Helvetica"/>
          <w:b/>
          <w:bCs/>
          <w:i w:val="0"/>
          <w:iCs w:val="0"/>
          <w:caps w:val="0"/>
          <w:color w:val="333333"/>
          <w:spacing w:val="2"/>
          <w:sz w:val="24"/>
          <w:szCs w:val="24"/>
          <w:bdr w:val="none" w:color="auto" w:sz="0" w:space="0"/>
          <w:shd w:val="clear" w:fill="FFFFFF"/>
        </w:rPr>
        <w:t>逻辑上的区别</w:t>
      </w:r>
      <w:r>
        <w:rPr>
          <w:rFonts w:hint="default" w:ascii="Helvetica" w:hAnsi="Helvetica" w:eastAsia="Helvetica" w:cs="Helvetica"/>
          <w:i w:val="0"/>
          <w:iCs w:val="0"/>
          <w:caps w:val="0"/>
          <w:color w:val="333333"/>
          <w:spacing w:val="2"/>
          <w:sz w:val="24"/>
          <w:szCs w:val="24"/>
          <w:bdr w:val="none" w:color="auto" w:sz="0" w:space="0"/>
          <w:shd w:val="clear" w:fill="FFFFFF"/>
        </w:rPr>
        <w:t>（提示：可以尝试找一条未开启虚拟地址空间的访存语句进行调试，看看调用路径，和开启虚拟地址空间之后的访存语句对比）</w:t>
      </w:r>
    </w:p>
    <w:p w14:paraId="70AEB0ED">
      <w:pPr>
        <w:keepNext w:val="0"/>
        <w:keepLines w:val="0"/>
        <w:widowControl/>
        <w:numPr>
          <w:ilvl w:val="0"/>
          <w:numId w:val="2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记录下你调试过程中比较</w:t>
      </w:r>
      <w:del w:id="6">
        <w:r>
          <w:rPr>
            <w:rFonts w:hint="default" w:ascii="Helvetica" w:hAnsi="Helvetica" w:eastAsia="Helvetica" w:cs="Helvetica"/>
            <w:i w:val="0"/>
            <w:iCs w:val="0"/>
            <w:caps w:val="0"/>
            <w:color w:val="333333"/>
            <w:spacing w:val="2"/>
            <w:sz w:val="24"/>
            <w:szCs w:val="24"/>
            <w:bdr w:val="none" w:color="auto" w:sz="0" w:space="0"/>
            <w:shd w:val="clear" w:fill="FFFFFF"/>
          </w:rPr>
          <w:delText>抓马</w:delText>
        </w:r>
      </w:del>
      <w:r>
        <w:rPr>
          <w:rFonts w:hint="default" w:ascii="Helvetica" w:hAnsi="Helvetica" w:eastAsia="Helvetica" w:cs="Helvetica"/>
          <w:i w:val="0"/>
          <w:iCs w:val="0"/>
          <w:caps w:val="0"/>
          <w:color w:val="333333"/>
          <w:spacing w:val="2"/>
          <w:sz w:val="24"/>
          <w:szCs w:val="24"/>
          <w:bdr w:val="none" w:color="auto" w:sz="0" w:space="0"/>
          <w:shd w:val="clear" w:fill="FFFFFF"/>
        </w:rPr>
        <w:t>有趣的细节，以及在观察模拟器通过软件模拟硬件执行的时候了解到的知识。</w:t>
      </w:r>
    </w:p>
    <w:p w14:paraId="15F427CB">
      <w:pPr>
        <w:keepNext w:val="0"/>
        <w:keepLines w:val="0"/>
        <w:widowControl/>
        <w:numPr>
          <w:ilvl w:val="0"/>
          <w:numId w:val="21"/>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记录实验过程中，有哪些通过大模型解决的问题，记录下当时的情景，你的思路，以及你和大模型交互的过程。</w:t>
      </w:r>
    </w:p>
    <w:p w14:paraId="34A3E1EF">
      <w:pPr>
        <w:rPr>
          <w:rFonts w:hint="default" w:ascii="Helvetica" w:hAnsi="Helvetica" w:eastAsia="Helvetica" w:cs="Helvetica"/>
          <w:i w:val="0"/>
          <w:iCs w:val="0"/>
          <w:caps w:val="0"/>
          <w:color w:val="CCCCCC"/>
          <w:spacing w:val="2"/>
          <w:sz w:val="60"/>
          <w:szCs w:val="60"/>
          <w:u w:val="none"/>
        </w:rPr>
      </w:pPr>
    </w:p>
    <w:p w14:paraId="573B2876">
      <w:pPr>
        <w:pStyle w:val="3"/>
        <w:keepNext w:val="0"/>
        <w:keepLines w:val="0"/>
        <w:widowControl/>
        <w:suppressLineNumbers w:val="0"/>
        <w:shd w:val="clear" w:fill="FFFFFF"/>
        <w:spacing w:before="0" w:beforeAutospacing="0" w:after="178" w:afterAutospacing="0"/>
        <w:ind w:left="0" w:firstLine="0"/>
        <w:rPr>
          <w:rFonts w:ascii="Helvetica" w:hAnsi="Helvetica" w:eastAsia="Helvetica" w:cs="Helvetica"/>
          <w:b/>
          <w:bCs/>
          <w:i w:val="0"/>
          <w:iCs w:val="0"/>
          <w:caps w:val="0"/>
          <w:color w:val="333333"/>
          <w:spacing w:val="2"/>
          <w:sz w:val="36"/>
          <w:szCs w:val="36"/>
        </w:rPr>
      </w:pPr>
      <w:r>
        <w:rPr>
          <w:rFonts w:hint="default" w:ascii="Helvetica" w:hAnsi="Helvetica" w:eastAsia="Helvetica" w:cs="Helvetica"/>
          <w:b/>
          <w:bCs/>
          <w:i w:val="0"/>
          <w:iCs w:val="0"/>
          <w:caps w:val="0"/>
          <w:color w:val="333333"/>
          <w:spacing w:val="2"/>
          <w:sz w:val="36"/>
          <w:szCs w:val="36"/>
          <w:shd w:val="clear" w:fill="FFFFFF"/>
        </w:rPr>
        <w:t>实验报告要求</w:t>
      </w:r>
    </w:p>
    <w:p w14:paraId="2C08040A">
      <w:pPr>
        <w:keepNext w:val="0"/>
        <w:keepLines w:val="0"/>
        <w:widowControl/>
        <w:numPr>
          <w:ilvl w:val="0"/>
          <w:numId w:val="2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基于</w:t>
      </w:r>
      <w:r>
        <w:rPr>
          <w:rStyle w:val="14"/>
          <w:rFonts w:ascii="Consolas" w:hAnsi="Consolas" w:eastAsia="Consolas" w:cs="Consolas"/>
          <w:i w:val="0"/>
          <w:iCs w:val="0"/>
          <w:caps w:val="0"/>
          <w:color w:val="333333"/>
          <w:spacing w:val="2"/>
          <w:sz w:val="17"/>
          <w:szCs w:val="17"/>
          <w:bdr w:val="none" w:color="auto" w:sz="0" w:space="0"/>
          <w:shd w:val="clear" w:fill="F7F7F7"/>
        </w:rPr>
        <w:t>markdown</w:t>
      </w:r>
      <w:r>
        <w:rPr>
          <w:rFonts w:hint="default" w:ascii="Helvetica" w:hAnsi="Helvetica" w:eastAsia="Helvetica" w:cs="Helvetica"/>
          <w:i w:val="0"/>
          <w:iCs w:val="0"/>
          <w:caps w:val="0"/>
          <w:color w:val="333333"/>
          <w:spacing w:val="2"/>
          <w:sz w:val="24"/>
          <w:szCs w:val="24"/>
          <w:bdr w:val="none" w:color="auto" w:sz="0" w:space="0"/>
          <w:shd w:val="clear" w:fill="FFFFFF"/>
        </w:rPr>
        <w:t>格式完成实验报告，以文本说明为主。</w:t>
      </w:r>
    </w:p>
    <w:p w14:paraId="02E2C57D">
      <w:pPr>
        <w:keepNext w:val="0"/>
        <w:keepLines w:val="0"/>
        <w:widowControl/>
        <w:numPr>
          <w:ilvl w:val="0"/>
          <w:numId w:val="2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说明自己对本章节整体逻辑的理解，即本章节是按照什么顺序、围绕哪些功能逐步实现的。</w:t>
      </w:r>
    </w:p>
    <w:p w14:paraId="67444703">
      <w:pPr>
        <w:keepNext w:val="0"/>
        <w:keepLines w:val="0"/>
        <w:widowControl/>
        <w:numPr>
          <w:ilvl w:val="0"/>
          <w:numId w:val="2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说明自己对每个功能的核心函数或功能模块的理解。</w:t>
      </w:r>
    </w:p>
    <w:p w14:paraId="658322D3">
      <w:pPr>
        <w:keepNext w:val="0"/>
        <w:keepLines w:val="0"/>
        <w:widowControl/>
        <w:numPr>
          <w:ilvl w:val="0"/>
          <w:numId w:val="2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说明每个练习的</w:t>
      </w:r>
      <w:r>
        <w:rPr>
          <w:rStyle w:val="14"/>
          <w:rFonts w:hint="default" w:ascii="Consolas" w:hAnsi="Consolas" w:eastAsia="Consolas" w:cs="Consolas"/>
          <w:i w:val="0"/>
          <w:iCs w:val="0"/>
          <w:caps w:val="0"/>
          <w:color w:val="333333"/>
          <w:spacing w:val="2"/>
          <w:sz w:val="17"/>
          <w:szCs w:val="17"/>
          <w:bdr w:val="none" w:color="auto" w:sz="0" w:space="0"/>
          <w:shd w:val="clear" w:fill="F7F7F7"/>
        </w:rPr>
        <w:t>spec</w:t>
      </w:r>
      <w:r>
        <w:rPr>
          <w:rFonts w:hint="default" w:ascii="Helvetica" w:hAnsi="Helvetica" w:eastAsia="Helvetica" w:cs="Helvetica"/>
          <w:i w:val="0"/>
          <w:iCs w:val="0"/>
          <w:caps w:val="0"/>
          <w:color w:val="333333"/>
          <w:spacing w:val="2"/>
          <w:sz w:val="24"/>
          <w:szCs w:val="24"/>
          <w:bdr w:val="none" w:color="auto" w:sz="0" w:space="0"/>
          <w:shd w:val="clear" w:fill="FFFFFF"/>
        </w:rPr>
        <w:t>是怎么写的，</w:t>
      </w:r>
      <w:r>
        <w:rPr>
          <w:rStyle w:val="14"/>
          <w:rFonts w:hint="default" w:ascii="Consolas" w:hAnsi="Consolas" w:eastAsia="Consolas" w:cs="Consolas"/>
          <w:i w:val="0"/>
          <w:iCs w:val="0"/>
          <w:caps w:val="0"/>
          <w:color w:val="333333"/>
          <w:spacing w:val="2"/>
          <w:sz w:val="17"/>
          <w:szCs w:val="17"/>
          <w:bdr w:val="none" w:color="auto" w:sz="0" w:space="0"/>
          <w:shd w:val="clear" w:fill="F7F7F7"/>
        </w:rPr>
        <w:t>prompt</w:t>
      </w:r>
      <w:r>
        <w:rPr>
          <w:rFonts w:hint="default" w:ascii="Helvetica" w:hAnsi="Helvetica" w:eastAsia="Helvetica" w:cs="Helvetica"/>
          <w:i w:val="0"/>
          <w:iCs w:val="0"/>
          <w:caps w:val="0"/>
          <w:color w:val="333333"/>
          <w:spacing w:val="2"/>
          <w:sz w:val="24"/>
          <w:szCs w:val="24"/>
          <w:bdr w:val="none" w:color="auto" w:sz="0" w:space="0"/>
          <w:shd w:val="clear" w:fill="FFFFFF"/>
        </w:rPr>
        <w:t>是怎么写的。</w:t>
      </w:r>
    </w:p>
    <w:p w14:paraId="3CDCF1A3">
      <w:pPr>
        <w:keepNext w:val="0"/>
        <w:keepLines w:val="0"/>
        <w:widowControl/>
        <w:numPr>
          <w:ilvl w:val="0"/>
          <w:numId w:val="2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说明在使用提示词让 AI 生成代码的过程中出现了什么 bug，以及你是怎么解决的。</w:t>
      </w:r>
    </w:p>
    <w:p w14:paraId="20FAB4C9">
      <w:pPr>
        <w:keepNext w:val="0"/>
        <w:keepLines w:val="0"/>
        <w:widowControl/>
        <w:numPr>
          <w:ilvl w:val="0"/>
          <w:numId w:val="2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列出你认为本实验中重要的知识点，以及与对应的 OS 原理中的知识点，并简要说明二者的含义、关系和差异。</w:t>
      </w:r>
    </w:p>
    <w:p w14:paraId="3C2177FB">
      <w:pPr>
        <w:keepNext w:val="0"/>
        <w:keepLines w:val="0"/>
        <w:widowControl/>
        <w:numPr>
          <w:ilvl w:val="0"/>
          <w:numId w:val="22"/>
        </w:numPr>
        <w:suppressLineNumbers w:val="0"/>
        <w:spacing w:before="0" w:beforeAutospacing="1" w:after="0" w:afterAutospacing="1"/>
        <w:ind w:left="0" w:hanging="360"/>
      </w:pPr>
      <w:r>
        <w:rPr>
          <w:rFonts w:hint="default" w:ascii="Helvetica" w:hAnsi="Helvetica" w:eastAsia="Helvetica" w:cs="Helvetica"/>
          <w:i w:val="0"/>
          <w:iCs w:val="0"/>
          <w:caps w:val="0"/>
          <w:color w:val="333333"/>
          <w:spacing w:val="2"/>
          <w:sz w:val="24"/>
          <w:szCs w:val="24"/>
          <w:bdr w:val="none" w:color="auto" w:sz="0" w:space="0"/>
          <w:shd w:val="clear" w:fill="FFFFFF"/>
        </w:rPr>
        <w:t>列出你认为 OS 原理中很重要、但在本实验中没有对应上的知识点。</w:t>
      </w:r>
    </w:p>
    <w:p w14:paraId="34052A56">
      <w:pPr>
        <w:pStyle w:val="8"/>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从oslab网站上取得实验代码后，进入目录labcodes/lab2，完成实验要求的各个练习。在实验报告中回答所有练习中提出的问题。在目录labcodes/lab2下存放实验报告，推荐用</w:t>
      </w:r>
      <w:r>
        <w:rPr>
          <w:rStyle w:val="11"/>
          <w:rFonts w:hint="default" w:ascii="Helvetica" w:hAnsi="Helvetica" w:eastAsia="Helvetica" w:cs="Helvetica"/>
          <w:b/>
          <w:bCs/>
          <w:i w:val="0"/>
          <w:iCs w:val="0"/>
          <w:caps w:val="0"/>
          <w:color w:val="333333"/>
          <w:spacing w:val="2"/>
          <w:sz w:val="24"/>
          <w:szCs w:val="24"/>
          <w:shd w:val="clear" w:fill="FFFFFF"/>
        </w:rPr>
        <w:t>markdown</w:t>
      </w:r>
      <w:r>
        <w:rPr>
          <w:rFonts w:hint="default" w:ascii="Helvetica" w:hAnsi="Helvetica" w:eastAsia="Helvetica" w:cs="Helvetica"/>
          <w:i w:val="0"/>
          <w:iCs w:val="0"/>
          <w:caps w:val="0"/>
          <w:color w:val="333333"/>
          <w:spacing w:val="2"/>
          <w:sz w:val="24"/>
          <w:szCs w:val="24"/>
          <w:shd w:val="clear" w:fill="FFFFFF"/>
        </w:rPr>
        <w:t>格式。每个小组建一个gitee或者github仓库，对于lab2中编程任务，完成编写之后，再通过git push命令把代码和报告上传到仓库。最后请一定提前或按时提交到git网站。</w:t>
      </w:r>
    </w:p>
    <w:p w14:paraId="2926AFD7">
      <w:pPr>
        <w:pStyle w:val="8"/>
        <w:keepNext w:val="0"/>
        <w:keepLines w:val="0"/>
        <w:widowControl/>
        <w:suppressLineNumbers w:val="0"/>
        <w:shd w:val="clear" w:fill="FFFFFF"/>
        <w:spacing w:before="0" w:beforeAutospacing="0" w:after="0" w:afterAutospacing="0"/>
        <w:ind w:left="0" w:firstLine="0"/>
        <w:rPr>
          <w:rFonts w:hint="default" w:ascii="Helvetica" w:hAnsi="Helvetica" w:eastAsia="Helvetica" w:cs="Helvetica"/>
          <w:i w:val="0"/>
          <w:iCs w:val="0"/>
          <w:caps w:val="0"/>
          <w:color w:val="333333"/>
          <w:spacing w:val="2"/>
          <w:sz w:val="24"/>
          <w:szCs w:val="24"/>
        </w:rPr>
      </w:pPr>
      <w:r>
        <w:rPr>
          <w:rFonts w:hint="default" w:ascii="Helvetica" w:hAnsi="Helvetica" w:eastAsia="Helvetica" w:cs="Helvetica"/>
          <w:i w:val="0"/>
          <w:iCs w:val="0"/>
          <w:caps w:val="0"/>
          <w:color w:val="333333"/>
          <w:spacing w:val="2"/>
          <w:sz w:val="24"/>
          <w:szCs w:val="24"/>
          <w:shd w:val="clear" w:fill="FFFFFF"/>
        </w:rPr>
        <w:t>注意有“lab2”的注释，代码中所有需要完成的地方（challenge 除外）都有“lab2”和“YOUR CODE”的注释，请在提交时特别注意保持注释，并将“YOUR CODE”替换为自己的学号，并把所有标有对应注释的部分填上正确的代码。</w:t>
      </w:r>
    </w:p>
    <w:p w14:paraId="7FAB9A98">
      <w:pPr>
        <w:rPr>
          <w:rFonts w:hint="default" w:ascii="Helvetica" w:hAnsi="Helvetica" w:eastAsia="Helvetica" w:cs="Helvetica"/>
          <w:i w:val="0"/>
          <w:iCs w:val="0"/>
          <w:caps w:val="0"/>
          <w:color w:val="CCCCCC"/>
          <w:spacing w:val="2"/>
          <w:sz w:val="60"/>
          <w:szCs w:val="60"/>
          <w:u w:val="none"/>
        </w:rPr>
      </w:pPr>
      <w:r>
        <w:rPr>
          <w:rFonts w:ascii="Helvetica" w:hAnsi="Helvetica" w:eastAsia="Helvetica" w:cs="Helvetica"/>
          <w:i w:val="0"/>
          <w:iCs w:val="0"/>
          <w:caps w:val="0"/>
          <w:color w:val="CCCCCC"/>
          <w:spacing w:val="2"/>
          <w:sz w:val="60"/>
          <w:szCs w:val="60"/>
          <w:u w:val="none"/>
        </w:rPr>
        <w:fldChar w:fldCharType="begin"/>
      </w:r>
      <w:r>
        <w:rPr>
          <w:rFonts w:ascii="Helvetica" w:hAnsi="Helvetica" w:eastAsia="Helvetica" w:cs="Helvetica"/>
          <w:i w:val="0"/>
          <w:iCs w:val="0"/>
          <w:caps w:val="0"/>
          <w:color w:val="CCCCCC"/>
          <w:spacing w:val="2"/>
          <w:sz w:val="60"/>
          <w:szCs w:val="60"/>
          <w:u w:val="none"/>
        </w:rPr>
        <w:instrText xml:space="preserve"> HYPERLINK "http://oslab.mobisys.top/lab2026/_book/lab2/lab2_3_3_phymem_tlb.html" </w:instrText>
      </w:r>
      <w:r>
        <w:rPr>
          <w:rFonts w:ascii="Helvetica" w:hAnsi="Helvetica" w:eastAsia="Helvetica" w:cs="Helvetica"/>
          <w:i w:val="0"/>
          <w:iCs w:val="0"/>
          <w:caps w:val="0"/>
          <w:color w:val="CCCCCC"/>
          <w:spacing w:val="2"/>
          <w:sz w:val="60"/>
          <w:szCs w:val="60"/>
          <w:u w:val="none"/>
        </w:rPr>
        <w:fldChar w:fldCharType="separate"/>
      </w:r>
      <w:r>
        <w:rPr>
          <w:rFonts w:hint="default" w:ascii="Helvetica" w:hAnsi="Helvetica" w:eastAsia="Helvetica" w:cs="Helvetica"/>
          <w:i w:val="0"/>
          <w:iCs w:val="0"/>
          <w:caps w:val="0"/>
          <w:color w:val="CCCCCC"/>
          <w:spacing w:val="2"/>
          <w:sz w:val="60"/>
          <w:szCs w:val="60"/>
          <w:u w:val="none"/>
        </w:rPr>
        <w:fldChar w:fldCharType="end"/>
      </w:r>
    </w:p>
    <w:p w14:paraId="27F6D7E3">
      <w:pPr>
        <w:rPr>
          <w:rFonts w:hint="default" w:ascii="Helvetica" w:hAnsi="Helvetica" w:eastAsia="Helvetica" w:cs="Helvetica"/>
          <w:i w:val="0"/>
          <w:iCs w:val="0"/>
          <w:caps w:val="0"/>
          <w:color w:val="CCCCCC"/>
          <w:spacing w:val="2"/>
          <w:sz w:val="60"/>
          <w:szCs w:val="60"/>
          <w:u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KSOF7FC4CF2A">
    <w:panose1 w:val="020B0604020202020204"/>
    <w:charset w:val="00"/>
    <w:family w:val="auto"/>
    <w:pitch w:val="default"/>
    <w:sig w:usb0="00000001" w:usb1="00000000" w:usb2="00000000" w:usb3="00000000" w:csb0="00000001" w:csb1="00000000"/>
  </w:font>
  <w:font w:name="KSOFE99145AC">
    <w:panose1 w:val="020B060402020209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F2E1F"/>
    <w:multiLevelType w:val="multilevel"/>
    <w:tmpl w:val="8E4F2E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DCA4C5"/>
    <w:multiLevelType w:val="multilevel"/>
    <w:tmpl w:val="A8DCA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5F586D"/>
    <w:multiLevelType w:val="multilevel"/>
    <w:tmpl w:val="AE5F58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0EA2A4"/>
    <w:multiLevelType w:val="multilevel"/>
    <w:tmpl w:val="BB0EA2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B22036"/>
    <w:multiLevelType w:val="multilevel"/>
    <w:tmpl w:val="C4B220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4DF9A63"/>
    <w:multiLevelType w:val="multilevel"/>
    <w:tmpl w:val="D4DF9A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A2285CD"/>
    <w:multiLevelType w:val="multilevel"/>
    <w:tmpl w:val="DA2285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DF02EE7"/>
    <w:multiLevelType w:val="multilevel"/>
    <w:tmpl w:val="DDF02E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0499A59"/>
    <w:multiLevelType w:val="multilevel"/>
    <w:tmpl w:val="E0499A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C570FE0"/>
    <w:multiLevelType w:val="multilevel"/>
    <w:tmpl w:val="EC570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D87FE27"/>
    <w:multiLevelType w:val="multilevel"/>
    <w:tmpl w:val="ED87FE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0717297"/>
    <w:multiLevelType w:val="multilevel"/>
    <w:tmpl w:val="007172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BCD2B67"/>
    <w:multiLevelType w:val="multilevel"/>
    <w:tmpl w:val="0BCD2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F4B62D4"/>
    <w:multiLevelType w:val="multilevel"/>
    <w:tmpl w:val="0F4B62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16DE446"/>
    <w:multiLevelType w:val="multilevel"/>
    <w:tmpl w:val="116DE4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C6AAD73"/>
    <w:multiLevelType w:val="multilevel"/>
    <w:tmpl w:val="1C6AAD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C7B7548"/>
    <w:multiLevelType w:val="multilevel"/>
    <w:tmpl w:val="1C7B75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3D4CDF8"/>
    <w:multiLevelType w:val="multilevel"/>
    <w:tmpl w:val="23D4CD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2B536293"/>
    <w:multiLevelType w:val="multilevel"/>
    <w:tmpl w:val="2B5362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4C40FCC"/>
    <w:multiLevelType w:val="multilevel"/>
    <w:tmpl w:val="34C40F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68BDD4A"/>
    <w:multiLevelType w:val="multilevel"/>
    <w:tmpl w:val="368BD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DA8ECB9"/>
    <w:multiLevelType w:val="multilevel"/>
    <w:tmpl w:val="6DA8EC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6"/>
  </w:num>
  <w:num w:numId="3">
    <w:abstractNumId w:val="21"/>
  </w:num>
  <w:num w:numId="4">
    <w:abstractNumId w:val="10"/>
  </w:num>
  <w:num w:numId="5">
    <w:abstractNumId w:val="12"/>
  </w:num>
  <w:num w:numId="6">
    <w:abstractNumId w:val="20"/>
  </w:num>
  <w:num w:numId="7">
    <w:abstractNumId w:val="7"/>
  </w:num>
  <w:num w:numId="8">
    <w:abstractNumId w:val="9"/>
  </w:num>
  <w:num w:numId="9">
    <w:abstractNumId w:val="14"/>
  </w:num>
  <w:num w:numId="10">
    <w:abstractNumId w:val="13"/>
  </w:num>
  <w:num w:numId="11">
    <w:abstractNumId w:val="4"/>
  </w:num>
  <w:num w:numId="12">
    <w:abstractNumId w:val="3"/>
  </w:num>
  <w:num w:numId="13">
    <w:abstractNumId w:val="17"/>
  </w:num>
  <w:num w:numId="14">
    <w:abstractNumId w:val="0"/>
  </w:num>
  <w:num w:numId="15">
    <w:abstractNumId w:val="5"/>
  </w:num>
  <w:num w:numId="16">
    <w:abstractNumId w:val="19"/>
  </w:num>
  <w:num w:numId="17">
    <w:abstractNumId w:val="2"/>
  </w:num>
  <w:num w:numId="18">
    <w:abstractNumId w:val="16"/>
  </w:num>
  <w:num w:numId="19">
    <w:abstractNumId w:val="1"/>
  </w:num>
  <w:num w:numId="20">
    <w:abstractNumId w:val="18"/>
  </w:num>
  <w:num w:numId="21">
    <w:abstractNumId w:val="15"/>
  </w:num>
  <w:num w:numId="2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133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character" w:styleId="14">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2</TotalTime>
  <ScaleCrop>false</ScaleCrop>
  <LinksUpToDate>false</LinksUpToDate>
  <CharactersWithSpaces>0</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2026-10-21T11:19:40Z</dcterms:created>
  <dc:creator>lenovo</dc:creator>
  <cp:lastModifiedBy>石昊洋</cp:lastModifiedBy>
  <dcterms:modified xsi:type="dcterms:W3CDTF">2026-10-21T11:22:40Z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eyJoZGlkIjoiMGYwMDkyNGQ2MmU0MTk0YWI4OTNjOWQ5YjEzYWQ2NTMiLCJ1c2VySWQiOiIxODUzNDM5NzczIn0=</vt:lpwstr>
  </property>
  <property fmtid="{D5CDD505-2E9C-101B-9397-08002B2CF9AE}" pid="4" name="ICV">
    <vt:lpwstr>0595D16EA4FE4643890DB8975B3A9CE5_12</vt:lpwstr>
  </property>
</Properties>
</file>